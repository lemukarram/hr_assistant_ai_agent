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6E17F" w14:textId="67417EAF" w:rsidR="00FB04C0" w:rsidRPr="00E5437E" w:rsidRDefault="001302CE" w:rsidP="00FB04C0">
      <w:pPr>
        <w:pStyle w:val="BodyText"/>
        <w:spacing w:after="120"/>
        <w:rPr>
          <w:rFonts w:cs="Helvetica"/>
          <w:sz w:val="20"/>
        </w:rPr>
      </w:pPr>
      <w:bookmarkStart w:id="0" w:name="_Toc517348468"/>
      <w:bookmarkStart w:id="1" w:name="_Toc517348899"/>
      <w:bookmarkStart w:id="2" w:name="_Toc517783850"/>
      <w:bookmarkStart w:id="3" w:name="_Hlk25683262"/>
      <w:r>
        <w:rPr>
          <w:rFonts w:cs="Helvetica"/>
          <w:noProof/>
        </w:rPr>
        <w:drawing>
          <wp:anchor distT="0" distB="0" distL="0" distR="0" simplePos="0" relativeHeight="251658252" behindDoc="0" locked="0" layoutInCell="1" allowOverlap="1" wp14:anchorId="3E5B5FFE" wp14:editId="0390DB80">
            <wp:simplePos x="0" y="0"/>
            <wp:positionH relativeFrom="page">
              <wp:posOffset>12202795</wp:posOffset>
            </wp:positionH>
            <wp:positionV relativeFrom="page">
              <wp:posOffset>0</wp:posOffset>
            </wp:positionV>
            <wp:extent cx="74295" cy="18643600"/>
            <wp:effectExtent l="0" t="0" r="0" b="0"/>
            <wp:wrapNone/>
            <wp:docPr id="3013595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3" behindDoc="1" locked="0" layoutInCell="1" allowOverlap="1" wp14:anchorId="527E6B03" wp14:editId="1530F55E">
            <wp:simplePos x="0" y="0"/>
            <wp:positionH relativeFrom="page">
              <wp:posOffset>9486900</wp:posOffset>
            </wp:positionH>
            <wp:positionV relativeFrom="page">
              <wp:posOffset>0</wp:posOffset>
            </wp:positionV>
            <wp:extent cx="50800" cy="18643600"/>
            <wp:effectExtent l="0" t="0" r="0" b="0"/>
            <wp:wrapNone/>
            <wp:docPr id="187215197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4" behindDoc="1" locked="0" layoutInCell="1" allowOverlap="1" wp14:anchorId="56DC46D4" wp14:editId="616C2FA9">
            <wp:simplePos x="0" y="0"/>
            <wp:positionH relativeFrom="page">
              <wp:posOffset>10426700</wp:posOffset>
            </wp:positionH>
            <wp:positionV relativeFrom="page">
              <wp:posOffset>0</wp:posOffset>
            </wp:positionV>
            <wp:extent cx="38100" cy="18643600"/>
            <wp:effectExtent l="0" t="0" r="0" b="0"/>
            <wp:wrapNone/>
            <wp:docPr id="11529370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5" behindDoc="1" locked="0" layoutInCell="1" allowOverlap="1" wp14:anchorId="5B960CB4" wp14:editId="05C85B56">
            <wp:simplePos x="0" y="0"/>
            <wp:positionH relativeFrom="page">
              <wp:posOffset>8572500</wp:posOffset>
            </wp:positionH>
            <wp:positionV relativeFrom="page">
              <wp:posOffset>0</wp:posOffset>
            </wp:positionV>
            <wp:extent cx="25400" cy="18643600"/>
            <wp:effectExtent l="0" t="0" r="0" b="0"/>
            <wp:wrapNone/>
            <wp:docPr id="89874589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00"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6" behindDoc="0" locked="0" layoutInCell="1" allowOverlap="1" wp14:anchorId="26723F7E" wp14:editId="4E814AAA">
            <wp:simplePos x="0" y="0"/>
            <wp:positionH relativeFrom="page">
              <wp:posOffset>12202795</wp:posOffset>
            </wp:positionH>
            <wp:positionV relativeFrom="page">
              <wp:posOffset>0</wp:posOffset>
            </wp:positionV>
            <wp:extent cx="74295" cy="18643600"/>
            <wp:effectExtent l="0" t="0" r="0" b="0"/>
            <wp:wrapNone/>
            <wp:docPr id="1014621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7" behindDoc="1" locked="0" layoutInCell="1" allowOverlap="1" wp14:anchorId="07FA800C" wp14:editId="3310F333">
            <wp:simplePos x="0" y="0"/>
            <wp:positionH relativeFrom="page">
              <wp:posOffset>9486900</wp:posOffset>
            </wp:positionH>
            <wp:positionV relativeFrom="page">
              <wp:posOffset>0</wp:posOffset>
            </wp:positionV>
            <wp:extent cx="50800" cy="18643600"/>
            <wp:effectExtent l="0" t="0" r="0" b="0"/>
            <wp:wrapNone/>
            <wp:docPr id="6563211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8" behindDoc="1" locked="0" layoutInCell="1" allowOverlap="1" wp14:anchorId="300EF379" wp14:editId="5C43EE1B">
            <wp:simplePos x="0" y="0"/>
            <wp:positionH relativeFrom="page">
              <wp:posOffset>10426700</wp:posOffset>
            </wp:positionH>
            <wp:positionV relativeFrom="page">
              <wp:posOffset>0</wp:posOffset>
            </wp:positionV>
            <wp:extent cx="38100" cy="18643600"/>
            <wp:effectExtent l="0" t="0" r="0" b="0"/>
            <wp:wrapNone/>
            <wp:docPr id="999570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 cy="18643600"/>
                    </a:xfrm>
                    <a:prstGeom prst="rect">
                      <a:avLst/>
                    </a:prstGeom>
                    <a:noFill/>
                  </pic:spPr>
                </pic:pic>
              </a:graphicData>
            </a:graphic>
            <wp14:sizeRelH relativeFrom="page">
              <wp14:pctWidth>0</wp14:pctWidth>
            </wp14:sizeRelH>
            <wp14:sizeRelV relativeFrom="page">
              <wp14:pctHeight>0</wp14:pctHeight>
            </wp14:sizeRelV>
          </wp:anchor>
        </w:drawing>
      </w:r>
      <w:r>
        <w:rPr>
          <w:rFonts w:cs="Helvetica"/>
          <w:noProof/>
        </w:rPr>
        <w:drawing>
          <wp:anchor distT="0" distB="0" distL="0" distR="0" simplePos="0" relativeHeight="251658259" behindDoc="1" locked="0" layoutInCell="1" allowOverlap="1" wp14:anchorId="489F3BC1" wp14:editId="7CDFB752">
            <wp:simplePos x="0" y="0"/>
            <wp:positionH relativeFrom="page">
              <wp:posOffset>8572500</wp:posOffset>
            </wp:positionH>
            <wp:positionV relativeFrom="page">
              <wp:posOffset>0</wp:posOffset>
            </wp:positionV>
            <wp:extent cx="25400" cy="18643600"/>
            <wp:effectExtent l="0" t="0" r="0" b="0"/>
            <wp:wrapNone/>
            <wp:docPr id="151926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00" cy="18643600"/>
                    </a:xfrm>
                    <a:prstGeom prst="rect">
                      <a:avLst/>
                    </a:prstGeom>
                    <a:noFill/>
                  </pic:spPr>
                </pic:pic>
              </a:graphicData>
            </a:graphic>
            <wp14:sizeRelH relativeFrom="page">
              <wp14:pctWidth>0</wp14:pctWidth>
            </wp14:sizeRelH>
            <wp14:sizeRelV relativeFrom="page">
              <wp14:pctHeight>0</wp14:pctHeight>
            </wp14:sizeRelV>
          </wp:anchor>
        </w:drawing>
      </w:r>
    </w:p>
    <w:p w14:paraId="193576F7" w14:textId="77777777" w:rsidR="00FB04C0" w:rsidRPr="00E5437E" w:rsidRDefault="00FB04C0" w:rsidP="00FB04C0">
      <w:pPr>
        <w:pStyle w:val="BodyText"/>
        <w:spacing w:line="20" w:lineRule="atLeast"/>
        <w:rPr>
          <w:rFonts w:cs="Helvetica"/>
          <w:sz w:val="20"/>
        </w:rPr>
      </w:pPr>
    </w:p>
    <w:p w14:paraId="3321B38E" w14:textId="77777777" w:rsidR="00FB04C0" w:rsidRPr="00E5437E" w:rsidRDefault="00FB04C0" w:rsidP="00FB04C0">
      <w:pPr>
        <w:pStyle w:val="BodyText"/>
        <w:spacing w:line="20" w:lineRule="atLeast"/>
        <w:rPr>
          <w:rFonts w:cs="Helvetica"/>
          <w:sz w:val="20"/>
        </w:rPr>
      </w:pPr>
    </w:p>
    <w:p w14:paraId="2EF20F8D" w14:textId="77777777" w:rsidR="00FB04C0" w:rsidRPr="00E5437E" w:rsidRDefault="00FB04C0" w:rsidP="00FB04C0">
      <w:pPr>
        <w:pStyle w:val="BodyText"/>
        <w:spacing w:line="20" w:lineRule="atLeast"/>
        <w:rPr>
          <w:rFonts w:cs="Helvetica"/>
          <w:sz w:val="20"/>
        </w:rPr>
      </w:pPr>
    </w:p>
    <w:p w14:paraId="174B5A35" w14:textId="77777777" w:rsidR="00FB04C0" w:rsidRPr="00E5437E" w:rsidRDefault="00FB04C0" w:rsidP="00FB04C0">
      <w:pPr>
        <w:pStyle w:val="BodyText"/>
        <w:spacing w:line="20" w:lineRule="atLeast"/>
        <w:rPr>
          <w:rFonts w:cs="Helvetica"/>
          <w:sz w:val="20"/>
        </w:rPr>
      </w:pPr>
    </w:p>
    <w:p w14:paraId="40D06FC2" w14:textId="77777777" w:rsidR="00FB04C0" w:rsidRPr="00E5437E" w:rsidRDefault="00FB04C0" w:rsidP="00FB04C0">
      <w:pPr>
        <w:pStyle w:val="BodyText"/>
        <w:spacing w:line="20" w:lineRule="atLeast"/>
        <w:rPr>
          <w:rFonts w:cs="Helvetica"/>
          <w:sz w:val="20"/>
        </w:rPr>
      </w:pPr>
    </w:p>
    <w:p w14:paraId="175C2A6A" w14:textId="77777777" w:rsidR="00FB04C0" w:rsidRPr="00E5437E" w:rsidRDefault="00FB04C0" w:rsidP="00FB04C0">
      <w:pPr>
        <w:pStyle w:val="BodyText"/>
        <w:spacing w:line="20" w:lineRule="atLeast"/>
        <w:rPr>
          <w:rFonts w:cs="Helvetica"/>
          <w:sz w:val="20"/>
        </w:rPr>
      </w:pPr>
    </w:p>
    <w:p w14:paraId="45D3DC2E" w14:textId="77777777" w:rsidR="00FB04C0" w:rsidRPr="00E5437E" w:rsidRDefault="00FB04C0" w:rsidP="00FB04C0">
      <w:pPr>
        <w:pStyle w:val="BodyText"/>
        <w:spacing w:line="20" w:lineRule="atLeast"/>
        <w:rPr>
          <w:rFonts w:cs="Helvetica"/>
          <w:sz w:val="20"/>
        </w:rPr>
      </w:pPr>
    </w:p>
    <w:p w14:paraId="6BB2A8F9" w14:textId="77777777" w:rsidR="00FB04C0" w:rsidRPr="00E5437E" w:rsidRDefault="00FB04C0" w:rsidP="00FB04C0">
      <w:pPr>
        <w:pStyle w:val="BodyText"/>
        <w:spacing w:line="20" w:lineRule="atLeast"/>
        <w:rPr>
          <w:rFonts w:cs="Helvetica"/>
        </w:rPr>
      </w:pPr>
    </w:p>
    <w:p w14:paraId="4009579C" w14:textId="77777777" w:rsidR="00FB04C0" w:rsidRPr="00E5437E" w:rsidRDefault="00FB04C0" w:rsidP="00FB04C0">
      <w:pPr>
        <w:pStyle w:val="BodyText"/>
        <w:spacing w:line="20" w:lineRule="atLeast"/>
        <w:rPr>
          <w:rFonts w:cs="Helvetica"/>
          <w:sz w:val="20"/>
        </w:rPr>
      </w:pPr>
    </w:p>
    <w:p w14:paraId="4172DEF4" w14:textId="77777777" w:rsidR="00FB04C0" w:rsidRPr="00E5437E" w:rsidRDefault="00FB04C0" w:rsidP="00FB04C0">
      <w:pPr>
        <w:pStyle w:val="BodyText"/>
        <w:spacing w:line="20" w:lineRule="atLeast"/>
        <w:rPr>
          <w:rFonts w:cs="Helvetica"/>
          <w:sz w:val="20"/>
        </w:rPr>
      </w:pPr>
    </w:p>
    <w:p w14:paraId="6EE003F7" w14:textId="77777777" w:rsidR="00FB04C0" w:rsidRPr="00E5437E" w:rsidRDefault="00FB04C0" w:rsidP="00FB04C0">
      <w:pPr>
        <w:spacing w:line="204" w:lineRule="auto"/>
        <w:rPr>
          <w:rFonts w:cs="Helvetica"/>
          <w:b/>
          <w:color w:val="003DA6"/>
          <w:sz w:val="144"/>
          <w:szCs w:val="12"/>
          <w:lang w:val="en-US"/>
        </w:rPr>
      </w:pPr>
      <w:r w:rsidRPr="00E5437E">
        <w:rPr>
          <w:rFonts w:cs="Helvetica"/>
          <w:b/>
          <w:color w:val="003DA6"/>
          <w:sz w:val="144"/>
          <w:szCs w:val="12"/>
          <w:lang w:val="en-US"/>
        </w:rPr>
        <w:t>Employee Handbook</w:t>
      </w:r>
    </w:p>
    <w:p w14:paraId="230505F4" w14:textId="77777777" w:rsidR="00FB04C0" w:rsidRPr="00E5437E" w:rsidRDefault="00FB04C0" w:rsidP="00B05D1A">
      <w:pPr>
        <w:pStyle w:val="BodyText"/>
        <w:spacing w:line="20" w:lineRule="atLeast"/>
        <w:rPr>
          <w:rFonts w:cs="Helvetica"/>
        </w:rPr>
      </w:pPr>
    </w:p>
    <w:p w14:paraId="12C238C9" w14:textId="77777777" w:rsidR="00FB04C0" w:rsidRPr="00E5437E" w:rsidRDefault="00FB04C0" w:rsidP="00B05D1A">
      <w:pPr>
        <w:pStyle w:val="BodyText"/>
        <w:spacing w:line="20" w:lineRule="atLeast"/>
        <w:rPr>
          <w:rFonts w:cs="Helvetica"/>
        </w:rPr>
      </w:pPr>
    </w:p>
    <w:p w14:paraId="40093403" w14:textId="77777777" w:rsidR="00FB04C0" w:rsidRPr="00E5437E" w:rsidRDefault="00FB04C0" w:rsidP="00B05D1A">
      <w:pPr>
        <w:pStyle w:val="BodyText"/>
        <w:spacing w:line="20" w:lineRule="atLeast"/>
        <w:rPr>
          <w:rFonts w:cs="Helvetica"/>
        </w:rPr>
      </w:pPr>
    </w:p>
    <w:p w14:paraId="3C1D2B62" w14:textId="77777777" w:rsidR="00FB04C0" w:rsidRPr="00E5437E" w:rsidRDefault="00FB04C0" w:rsidP="00030DF7">
      <w:pPr>
        <w:spacing w:line="276" w:lineRule="auto"/>
        <w:ind w:right="-155"/>
        <w:rPr>
          <w:rFonts w:cs="Helvetica"/>
          <w:b/>
          <w:sz w:val="32"/>
          <w:szCs w:val="6"/>
          <w:lang w:val="en-US"/>
        </w:rPr>
      </w:pPr>
      <w:r w:rsidRPr="00E5437E">
        <w:rPr>
          <w:rFonts w:cs="Helvetica"/>
          <w:b/>
          <w:sz w:val="32"/>
          <w:szCs w:val="6"/>
          <w:lang w:val="en-US"/>
        </w:rPr>
        <w:t xml:space="preserve"> Understanding employment at</w:t>
      </w:r>
    </w:p>
    <w:p w14:paraId="5A5838D1" w14:textId="39E83C61" w:rsidR="00CD7D29" w:rsidRPr="006B1366" w:rsidRDefault="00CD7D29" w:rsidP="00030DF7">
      <w:pPr>
        <w:spacing w:line="276" w:lineRule="auto"/>
        <w:ind w:right="-155"/>
        <w:rPr>
          <w:rFonts w:cs="Helvetica"/>
          <w:b/>
          <w:sz w:val="32"/>
          <w:szCs w:val="6"/>
          <w:lang w:val="en-GB"/>
        </w:rPr>
      </w:pPr>
      <w:r>
        <w:rPr>
          <w:rFonts w:cs="Helvetica"/>
          <w:b/>
          <w:sz w:val="32"/>
          <w:szCs w:val="6"/>
          <w:lang w:val="en-US"/>
        </w:rPr>
        <w:t xml:space="preserve"> </w:t>
      </w:r>
      <w:r w:rsidR="006B1366">
        <w:rPr>
          <w:rFonts w:cs="Helvetica"/>
          <w:b/>
          <w:sz w:val="32"/>
          <w:szCs w:val="6"/>
          <w:lang w:val="en-US"/>
        </w:rPr>
        <w:t>Newera.ai</w:t>
      </w:r>
    </w:p>
    <w:p w14:paraId="5D1711D5" w14:textId="77777777" w:rsidR="00FB04C0" w:rsidRPr="00E5437E" w:rsidRDefault="00FB04C0" w:rsidP="00B05D1A">
      <w:pPr>
        <w:pStyle w:val="BodyText"/>
        <w:spacing w:line="20" w:lineRule="atLeast"/>
        <w:rPr>
          <w:rFonts w:cs="Helvetica"/>
        </w:rPr>
      </w:pPr>
    </w:p>
    <w:p w14:paraId="5913F13E" w14:textId="77777777" w:rsidR="00FB04C0" w:rsidRPr="00E5437E" w:rsidRDefault="00FB04C0" w:rsidP="00B05D1A">
      <w:pPr>
        <w:pStyle w:val="BodyText"/>
        <w:spacing w:line="20" w:lineRule="atLeast"/>
        <w:rPr>
          <w:rFonts w:cs="Helvetica"/>
        </w:rPr>
      </w:pPr>
    </w:p>
    <w:p w14:paraId="6D1AC1B2" w14:textId="5FFF7192" w:rsidR="00FB04C0" w:rsidRPr="00E5437E" w:rsidRDefault="00FB04C0" w:rsidP="00FB04C0">
      <w:pPr>
        <w:spacing w:line="20" w:lineRule="atLeast"/>
        <w:ind w:right="-155"/>
        <w:rPr>
          <w:rFonts w:cs="Helvetica"/>
          <w:b/>
          <w:sz w:val="32"/>
          <w:szCs w:val="6"/>
          <w:lang w:val="en-US"/>
        </w:rPr>
      </w:pPr>
      <w:r w:rsidRPr="00E5437E">
        <w:rPr>
          <w:rFonts w:cs="Helvetica"/>
          <w:b/>
          <w:sz w:val="32"/>
          <w:szCs w:val="6"/>
          <w:lang w:val="en-US"/>
        </w:rPr>
        <w:t xml:space="preserve"> Revised on [</w:t>
      </w:r>
      <w:r w:rsidR="006B1366">
        <w:rPr>
          <w:rFonts w:cs="Helvetica"/>
          <w:b/>
          <w:sz w:val="32"/>
          <w:szCs w:val="6"/>
          <w:lang w:val="en-US"/>
        </w:rPr>
        <w:t>23</w:t>
      </w:r>
      <w:r w:rsidR="000A3A06">
        <w:rPr>
          <w:rFonts w:cs="Helvetica"/>
          <w:b/>
          <w:sz w:val="32"/>
          <w:szCs w:val="6"/>
          <w:lang w:val="en-US"/>
        </w:rPr>
        <w:t>/</w:t>
      </w:r>
      <w:r w:rsidR="00C86471">
        <w:rPr>
          <w:rFonts w:cs="Helvetica"/>
          <w:b/>
          <w:sz w:val="32"/>
          <w:szCs w:val="6"/>
          <w:lang w:val="en-US"/>
        </w:rPr>
        <w:t>1</w:t>
      </w:r>
      <w:r w:rsidR="006B1366">
        <w:rPr>
          <w:rFonts w:cs="Helvetica"/>
          <w:b/>
          <w:sz w:val="32"/>
          <w:szCs w:val="6"/>
          <w:lang w:val="en-US"/>
        </w:rPr>
        <w:t>2</w:t>
      </w:r>
      <w:r w:rsidR="000A3A06">
        <w:rPr>
          <w:rFonts w:cs="Helvetica"/>
          <w:b/>
          <w:sz w:val="32"/>
          <w:szCs w:val="6"/>
          <w:lang w:val="en-US"/>
        </w:rPr>
        <w:t>/2024</w:t>
      </w:r>
      <w:r w:rsidRPr="00E5437E">
        <w:rPr>
          <w:rFonts w:cs="Helvetica"/>
          <w:b/>
          <w:sz w:val="32"/>
          <w:szCs w:val="6"/>
          <w:lang w:val="en-US"/>
        </w:rPr>
        <w:t>]</w:t>
      </w:r>
    </w:p>
    <w:p w14:paraId="3685B244" w14:textId="77777777" w:rsidR="00FB04C0" w:rsidRPr="00E5437E" w:rsidRDefault="00FB04C0" w:rsidP="00FB04C0">
      <w:pPr>
        <w:pStyle w:val="BodyText"/>
        <w:spacing w:line="20" w:lineRule="atLeast"/>
        <w:rPr>
          <w:rFonts w:cs="Helvetica"/>
        </w:rPr>
      </w:pPr>
    </w:p>
    <w:p w14:paraId="4214A40F" w14:textId="77777777" w:rsidR="00FB04C0" w:rsidRPr="00E5437E" w:rsidRDefault="00FB04C0" w:rsidP="00FB04C0">
      <w:pPr>
        <w:pStyle w:val="BodyText"/>
        <w:spacing w:line="20" w:lineRule="atLeast"/>
        <w:rPr>
          <w:rFonts w:cs="Helvetica"/>
        </w:rPr>
      </w:pPr>
    </w:p>
    <w:p w14:paraId="2CE6A69F" w14:textId="77777777" w:rsidR="00FB04C0" w:rsidRPr="00E5437E" w:rsidRDefault="00FB04C0" w:rsidP="00FB04C0">
      <w:pPr>
        <w:pStyle w:val="BodyText"/>
        <w:spacing w:line="20" w:lineRule="atLeast"/>
        <w:rPr>
          <w:rFonts w:cs="Helvetica"/>
        </w:rPr>
      </w:pPr>
    </w:p>
    <w:p w14:paraId="2792ED11" w14:textId="77777777" w:rsidR="00FB04C0" w:rsidRPr="00E5437E" w:rsidRDefault="00FB04C0" w:rsidP="00FB04C0">
      <w:pPr>
        <w:pStyle w:val="BodyText"/>
        <w:spacing w:line="20" w:lineRule="atLeast"/>
        <w:rPr>
          <w:rFonts w:cs="Helvetica"/>
        </w:rPr>
      </w:pPr>
    </w:p>
    <w:p w14:paraId="4A9D6DB5" w14:textId="77777777" w:rsidR="00FB04C0" w:rsidRPr="00E5437E" w:rsidRDefault="00FB04C0" w:rsidP="00FB04C0">
      <w:pPr>
        <w:pStyle w:val="BodyText"/>
        <w:spacing w:line="20" w:lineRule="atLeast"/>
        <w:rPr>
          <w:rFonts w:cs="Helvetica"/>
        </w:rPr>
      </w:pPr>
    </w:p>
    <w:p w14:paraId="14868C01" w14:textId="77777777" w:rsidR="00632CD9" w:rsidRPr="00E5437E" w:rsidRDefault="00632CD9" w:rsidP="00FB04C0">
      <w:pPr>
        <w:pStyle w:val="BodyText"/>
        <w:spacing w:line="20" w:lineRule="atLeast"/>
        <w:rPr>
          <w:rFonts w:cs="Helvetica"/>
        </w:rPr>
      </w:pPr>
    </w:p>
    <w:p w14:paraId="08B5AE46" w14:textId="77777777" w:rsidR="0035113A" w:rsidRPr="00E5437E" w:rsidRDefault="0035113A" w:rsidP="00FB04C0">
      <w:pPr>
        <w:pStyle w:val="BodyText"/>
        <w:spacing w:line="20" w:lineRule="atLeast"/>
        <w:rPr>
          <w:rFonts w:cs="Helvetica"/>
        </w:rPr>
      </w:pPr>
    </w:p>
    <w:p w14:paraId="3CEB77D7" w14:textId="77777777" w:rsidR="00B05D1A" w:rsidRPr="00E5437E" w:rsidRDefault="00B05D1A" w:rsidP="00FB04C0">
      <w:pPr>
        <w:pStyle w:val="BodyText"/>
        <w:spacing w:line="20" w:lineRule="atLeast"/>
        <w:rPr>
          <w:rFonts w:cs="Helvetica"/>
        </w:rPr>
      </w:pPr>
    </w:p>
    <w:p w14:paraId="306146BA" w14:textId="77777777" w:rsidR="00FB04C0" w:rsidRPr="00E5437E" w:rsidRDefault="00FB04C0" w:rsidP="00FB04C0">
      <w:pPr>
        <w:pStyle w:val="BodyText"/>
        <w:spacing w:line="20" w:lineRule="atLeast"/>
        <w:rPr>
          <w:rFonts w:cs="Helvetica"/>
        </w:rPr>
      </w:pPr>
      <w:r w:rsidRPr="00E5437E">
        <w:rPr>
          <w:rFonts w:cs="Helvetica"/>
        </w:rPr>
        <w:t xml:space="preserve"> Prepared By:</w:t>
      </w:r>
    </w:p>
    <w:p w14:paraId="1EE31C53" w14:textId="77777777" w:rsidR="00FB04C0" w:rsidRPr="00E5437E" w:rsidRDefault="00FB04C0" w:rsidP="00FB04C0">
      <w:pPr>
        <w:pStyle w:val="BodyText"/>
        <w:spacing w:line="20" w:lineRule="atLeast"/>
        <w:rPr>
          <w:rFonts w:cs="Helvetica"/>
        </w:rPr>
      </w:pPr>
    </w:p>
    <w:p w14:paraId="09C24BF6" w14:textId="2C0F1856" w:rsidR="00FB04C0" w:rsidRPr="00E5437E" w:rsidRDefault="00B3029A" w:rsidP="00FB04C0">
      <w:pPr>
        <w:pStyle w:val="BodyText"/>
        <w:spacing w:line="20" w:lineRule="atLeast"/>
        <w:rPr>
          <w:rFonts w:cs="Helvetica"/>
        </w:rPr>
      </w:pPr>
      <w:r>
        <w:rPr>
          <w:rFonts w:cs="Helvetica"/>
        </w:rPr>
        <w:t>Raghad Alsubaie</w:t>
      </w:r>
    </w:p>
    <w:p w14:paraId="7DE8CB7E" w14:textId="56558AF1" w:rsidR="00FB04C0" w:rsidRPr="00E5437E" w:rsidRDefault="001302CE" w:rsidP="00FB04C0">
      <w:pPr>
        <w:pStyle w:val="BodyText"/>
        <w:spacing w:line="20" w:lineRule="atLeast"/>
        <w:rPr>
          <w:rFonts w:cs="Helvetica"/>
        </w:rPr>
      </w:pPr>
      <w:r>
        <w:rPr>
          <w:rFonts w:eastAsia="Calibri" w:cs="Helvetica"/>
          <w:noProof/>
          <w:lang w:eastAsia="en-CA"/>
        </w:rPr>
        <mc:AlternateContent>
          <mc:Choice Requires="wps">
            <w:drawing>
              <wp:anchor distT="45720" distB="45720" distL="114300" distR="114300" simplePos="0" relativeHeight="251658260" behindDoc="0" locked="0" layoutInCell="1" allowOverlap="1" wp14:anchorId="1FC429F1" wp14:editId="12B89029">
                <wp:simplePos x="0" y="0"/>
                <wp:positionH relativeFrom="page">
                  <wp:posOffset>5603875</wp:posOffset>
                </wp:positionH>
                <wp:positionV relativeFrom="paragraph">
                  <wp:posOffset>9347200</wp:posOffset>
                </wp:positionV>
                <wp:extent cx="1909445" cy="463550"/>
                <wp:effectExtent l="3175" t="1270" r="1905" b="1905"/>
                <wp:wrapNone/>
                <wp:docPr id="1956620771" name="Confidenti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C7D9B" w14:textId="77777777" w:rsidR="004E0B17" w:rsidRDefault="004E0B17" w:rsidP="00FB04C0">
                            <w:pPr>
                              <w:pStyle w:val="BodyText"/>
                              <w:spacing w:before="89"/>
                            </w:pPr>
                            <w:r>
                              <w:t>Confidential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C429F1" id="_x0000_t202" coordsize="21600,21600" o:spt="202" path="m,l,21600r21600,l21600,xe">
                <v:stroke joinstyle="miter"/>
                <v:path gradientshapeok="t" o:connecttype="rect"/>
              </v:shapetype>
              <v:shape id="Confidential" o:spid="_x0000_s1026" type="#_x0000_t202" style="position:absolute;margin-left:441.25pt;margin-top:736pt;width:150.35pt;height:36.5pt;z-index:2516582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bpa8wEAAMoDAAAOAAAAZHJzL2Uyb0RvYy54bWysU9uO0zAQfUfiHyy/07QlXWjUdLV0VYS0&#10;XKSFD3AcJ7FwPGbsNilfz9jpdqvlDZEHy5Oxz8w5c7y5HXvDjgq9BlvyxWzOmbISam3bkv/4vn/z&#10;njMfhK2FAatKflKe325fv9oMrlBL6MDUChmBWF8MruRdCK7IMi871Qs/A6csJRvAXgQKsc1qFAOh&#10;9yZbzuc32QBYOwSpvKe/91OSbxN+0ygZvjaNV4GZklNvIa2Y1iqu2XYjihaF67Q8tyH+oYteaEtF&#10;L1D3Igh2QP0XVK8lgocmzCT0GTSNlipxIDaL+Qs2j51wKnEhcby7yOT/H6z8cnx035CF8QOMNMBE&#10;wrsHkD89s7DrhG3VHSIMnRI1FV5EybLB+eJ8NUrtCx9BquEz1DRkcQiQgMYG+6gK8WSETgM4XURX&#10;Y2AyllzP13m+4kxSLr95u1qlqWSieLrt0IePCnoWNyVHGmpCF8cHH2I3ong6Eot5MLrea2NSgG21&#10;M8iOggywT18i8OKYsfGwhXhtQox/Es3IbOIYxmqkZKRbQX0iwgiToegB0KYD/M3ZQGYquf91EKg4&#10;M58sibZe5Hl0Xwry1bslBXidqa4zwkqCKnngbNruwuTYg0PddlRpGpOFOxK60UmD567OfZNhkjRn&#10;c0dHXsfp1PMT3P4BAAD//wMAUEsDBBQABgAIAAAAIQAk4dv54QAAAA4BAAAPAAAAZHJzL2Rvd25y&#10;ZXYueG1sTI9BT4NAEIXvJv6HzZh4MXYpQkFkadRE47W1P2Bgt0BkZwm7LfTfOz3pbV7elzfvldvF&#10;DuJsJt87UrBeRSAMNU731Co4fH885iB8QNI4ODIKLsbDtrq9KbHQbqadOe9DKziEfIEKuhDGQkrf&#10;dMaiX7nREHtHN1kMLKdW6glnDreDjKNoIy32xB86HM17Z5qf/ckqOH7ND+nzXH+GQ7ZLNm/YZ7W7&#10;KHV/t7y+gAhmCX8wXOtzdai4U+1OpL0YFOR5nDLKRpLFvOqKrPOnGETNV5qkEciqlP9nVL8AAAD/&#10;/wMAUEsBAi0AFAAGAAgAAAAhALaDOJL+AAAA4QEAABMAAAAAAAAAAAAAAAAAAAAAAFtDb250ZW50&#10;X1R5cGVzXS54bWxQSwECLQAUAAYACAAAACEAOP0h/9YAAACUAQAACwAAAAAAAAAAAAAAAAAvAQAA&#10;X3JlbHMvLnJlbHNQSwECLQAUAAYACAAAACEAu2W6WvMBAADKAwAADgAAAAAAAAAAAAAAAAAuAgAA&#10;ZHJzL2Uyb0RvYy54bWxQSwECLQAUAAYACAAAACEAJOHb+eEAAAAOAQAADwAAAAAAAAAAAAAAAABN&#10;BAAAZHJzL2Rvd25yZXYueG1sUEsFBgAAAAAEAAQA8wAAAFsFAAAAAA==&#10;" stroked="f">
                <v:textbox>
                  <w:txbxContent>
                    <w:p w14:paraId="635C7D9B" w14:textId="77777777" w:rsidR="004E0B17" w:rsidRDefault="004E0B17" w:rsidP="00FB04C0">
                      <w:pPr>
                        <w:pStyle w:val="BodyText"/>
                        <w:spacing w:before="89"/>
                      </w:pPr>
                      <w:r>
                        <w:t>Confidential Information</w:t>
                      </w:r>
                    </w:p>
                  </w:txbxContent>
                </v:textbox>
                <w10:wrap anchorx="page"/>
              </v:shape>
            </w:pict>
          </mc:Fallback>
        </mc:AlternateContent>
      </w:r>
      <w:r w:rsidR="00B3029A">
        <w:rPr>
          <w:rFonts w:eastAsia="Calibri" w:cs="Helvetica"/>
          <w:noProof/>
          <w:lang w:eastAsia="en-CA"/>
        </w:rPr>
        <w:t xml:space="preserve">HR </w:t>
      </w:r>
    </w:p>
    <w:p w14:paraId="614637CF" w14:textId="11BF3D85" w:rsidR="00FB04C0" w:rsidRPr="00E5437E" w:rsidRDefault="00FB04C0" w:rsidP="00FB04C0">
      <w:pPr>
        <w:pStyle w:val="BodyText"/>
        <w:spacing w:line="20" w:lineRule="atLeast"/>
        <w:rPr>
          <w:rFonts w:cs="Helvetica"/>
          <w:color w:val="003DA6"/>
        </w:rPr>
      </w:pPr>
      <w:r w:rsidRPr="00E5437E">
        <w:rPr>
          <w:rFonts w:cs="Helvetica"/>
        </w:rPr>
        <w:t xml:space="preserve">Email </w:t>
      </w:r>
      <w:r w:rsidR="008A6C0F">
        <w:rPr>
          <w:rFonts w:cs="Helvetica"/>
          <w:color w:val="003DA6"/>
          <w:u w:val="single"/>
        </w:rPr>
        <w:t>ralsubaie@embark.sa</w:t>
      </w:r>
    </w:p>
    <w:p w14:paraId="5DD7DF0F" w14:textId="0CA2FA3F" w:rsidR="00FB04C0" w:rsidRPr="00E5437E" w:rsidRDefault="00FB04C0" w:rsidP="00FB04C0">
      <w:pPr>
        <w:pStyle w:val="BodyText"/>
        <w:spacing w:line="20" w:lineRule="atLeast"/>
        <w:rPr>
          <w:rFonts w:cs="Helvetica"/>
          <w:color w:val="003DA6"/>
        </w:rPr>
      </w:pPr>
      <w:r w:rsidRPr="00E5437E">
        <w:rPr>
          <w:rFonts w:cs="Helvetica"/>
          <w:color w:val="003DA6"/>
        </w:rPr>
        <w:t xml:space="preserve"> </w:t>
      </w:r>
    </w:p>
    <w:p w14:paraId="4707D6EB" w14:textId="533BB276" w:rsidR="00FB04C0" w:rsidRDefault="001302CE" w:rsidP="00FB04C0">
      <w:pPr>
        <w:pStyle w:val="BodyText"/>
        <w:spacing w:line="20" w:lineRule="atLeast"/>
        <w:rPr>
          <w:rFonts w:cs="Helvetica"/>
        </w:rPr>
      </w:pPr>
      <w:r>
        <w:rPr>
          <w:rFonts w:eastAsia="Calibri" w:cs="Helvetica"/>
          <w:noProof/>
          <w:lang w:eastAsia="en-CA"/>
        </w:rPr>
        <mc:AlternateContent>
          <mc:Choice Requires="wps">
            <w:drawing>
              <wp:anchor distT="45720" distB="45720" distL="114300" distR="114300" simplePos="0" relativeHeight="251658261" behindDoc="0" locked="0" layoutInCell="1" allowOverlap="1" wp14:anchorId="4389B953" wp14:editId="238227C0">
                <wp:simplePos x="0" y="0"/>
                <wp:positionH relativeFrom="page">
                  <wp:posOffset>5603875</wp:posOffset>
                </wp:positionH>
                <wp:positionV relativeFrom="paragraph">
                  <wp:posOffset>9347200</wp:posOffset>
                </wp:positionV>
                <wp:extent cx="1909445" cy="463550"/>
                <wp:effectExtent l="3175" t="0" r="1905" b="0"/>
                <wp:wrapNone/>
                <wp:docPr id="13973554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28FD24" w14:textId="77777777" w:rsidR="004E0B17" w:rsidRDefault="004E0B17" w:rsidP="00FB04C0">
                            <w:pPr>
                              <w:pStyle w:val="BodyText"/>
                              <w:spacing w:before="89"/>
                            </w:pPr>
                            <w:r>
                              <w:t>Confidential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89B953" id="Text Box 16" o:spid="_x0000_s1027" type="#_x0000_t202" style="position:absolute;margin-left:441.25pt;margin-top:736pt;width:150.35pt;height:36.5pt;z-index:25165826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XNr9gEAANEDAAAOAAAAZHJzL2Uyb0RvYy54bWysU9uO0zAQfUfiHyy/07QlXWjUdLV0VYS0&#10;XKSFD3AcJ7FwPGbsNilfz9jpdqvlDZEHy5Oxz8w5c7y5HXvDjgq9BlvyxWzOmbISam3bkv/4vn/z&#10;njMfhK2FAatKflKe325fv9oMrlBL6MDUChmBWF8MruRdCK7IMi871Qs/A6csJRvAXgQKsc1qFAOh&#10;9yZbzuc32QBYOwSpvKe/91OSbxN+0ygZvjaNV4GZklNvIa2Y1iqu2XYjihaF67Q8tyH+oYteaEtF&#10;L1D3Igh2QP0XVK8lgocmzCT0GTSNlipxIDaL+Qs2j51wKnEhcby7yOT/H6z8cnx035CF8QOMNMBE&#10;wrsHkD89s7DrhG3VHSIMnRI1FV5EybLB+eJ8NUrtCx9BquEz1DRkcQiQgMYG+6gK8WSETgM4XURX&#10;Y2AyllzP13m+4kxSLr95u1qlqWSieLrt0IePCnoWNyVHGmpCF8cHH2I3ong6Eot5MLrea2NSgG21&#10;M8iOggywT18i8OKYsfGwhXhtQox/Es3IbOIYxmpkuj5rEFlXUJ+IN8LkK3oHtOkAf3M2kKdK7n8d&#10;BCrOzCdL2q0XeR5NmIJ89W5JAV5nquuMsJKgSh44m7a7MBn34FC3HVWapmXhjvRudJLiuatz++Sb&#10;pNDZ49GY13E69fwSt38AAAD//wMAUEsDBBQABgAIAAAAIQAk4dv54QAAAA4BAAAPAAAAZHJzL2Rv&#10;d25yZXYueG1sTI9BT4NAEIXvJv6HzZh4MXYpQkFkadRE47W1P2Bgt0BkZwm7LfTfOz3pbV7elzfv&#10;ldvFDuJsJt87UrBeRSAMNU731Co4fH885iB8QNI4ODIKLsbDtrq9KbHQbqadOe9DKziEfIEKuhDG&#10;QkrfdMaiX7nREHtHN1kMLKdW6glnDreDjKNoIy32xB86HM17Z5qf/ckqOH7ND+nzXH+GQ7ZLNm/Y&#10;Z7W7KHV/t7y+gAhmCX8wXOtzdai4U+1OpL0YFOR5nDLKRpLFvOqKrPOnGETNV5qkEciqlP9nVL8A&#10;AAD//wMAUEsBAi0AFAAGAAgAAAAhALaDOJL+AAAA4QEAABMAAAAAAAAAAAAAAAAAAAAAAFtDb250&#10;ZW50X1R5cGVzXS54bWxQSwECLQAUAAYACAAAACEAOP0h/9YAAACUAQAACwAAAAAAAAAAAAAAAAAv&#10;AQAAX3JlbHMvLnJlbHNQSwECLQAUAAYACAAAACEA/aVza/YBAADRAwAADgAAAAAAAAAAAAAAAAAu&#10;AgAAZHJzL2Uyb0RvYy54bWxQSwECLQAUAAYACAAAACEAJOHb+eEAAAAOAQAADwAAAAAAAAAAAAAA&#10;AABQBAAAZHJzL2Rvd25yZXYueG1sUEsFBgAAAAAEAAQA8wAAAF4FAAAAAA==&#10;" stroked="f">
                <v:textbox>
                  <w:txbxContent>
                    <w:p w14:paraId="6528FD24" w14:textId="77777777" w:rsidR="004E0B17" w:rsidRDefault="004E0B17" w:rsidP="00FB04C0">
                      <w:pPr>
                        <w:pStyle w:val="BodyText"/>
                        <w:spacing w:before="89"/>
                      </w:pPr>
                      <w:r>
                        <w:t>Confidential Information</w:t>
                      </w:r>
                    </w:p>
                  </w:txbxContent>
                </v:textbox>
                <w10:wrap anchorx="page"/>
              </v:shape>
            </w:pict>
          </mc:Fallback>
        </mc:AlternateContent>
      </w:r>
      <w:r>
        <w:rPr>
          <w:rFonts w:eastAsia="Calibri" w:cs="Helvetica"/>
          <w:noProof/>
          <w:lang w:eastAsia="en-CA"/>
        </w:rPr>
        <mc:AlternateContent>
          <mc:Choice Requires="wps">
            <w:drawing>
              <wp:anchor distT="45720" distB="45720" distL="114300" distR="114300" simplePos="0" relativeHeight="251658262" behindDoc="0" locked="0" layoutInCell="1" allowOverlap="1" wp14:anchorId="15977687" wp14:editId="25115421">
                <wp:simplePos x="0" y="0"/>
                <wp:positionH relativeFrom="page">
                  <wp:posOffset>5603875</wp:posOffset>
                </wp:positionH>
                <wp:positionV relativeFrom="paragraph">
                  <wp:posOffset>9347200</wp:posOffset>
                </wp:positionV>
                <wp:extent cx="1909445" cy="463550"/>
                <wp:effectExtent l="3175" t="0" r="1905" b="0"/>
                <wp:wrapNone/>
                <wp:docPr id="20450177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9078F" w14:textId="77777777" w:rsidR="004E0B17" w:rsidRDefault="004E0B17" w:rsidP="00FB04C0">
                            <w:pPr>
                              <w:pStyle w:val="BodyText"/>
                              <w:spacing w:before="89"/>
                            </w:pPr>
                            <w:r>
                              <w:t>Confidential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977687" id="Text Box 15" o:spid="_x0000_s1028" type="#_x0000_t202" style="position:absolute;margin-left:441.25pt;margin-top:736pt;width:150.35pt;height:36.5pt;z-index:25165826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2F+AEAANEDAAAOAAAAZHJzL2Uyb0RvYy54bWysU9uO0zAQfUfiHyy/07QlXWjUdLV0VYS0&#10;XKSFD3AcJ7FwPGbsNilfz9jpdqvlDZEHy5Oxz8w5c7y5HXvDjgq9BlvyxWzOmbISam3bkv/4vn/z&#10;njMfhK2FAatKflKe325fv9oMrlBL6MDUChmBWF8MruRdCK7IMi871Qs/A6csJRvAXgQKsc1qFAOh&#10;9yZbzuc32QBYOwSpvKe/91OSbxN+0ygZvjaNV4GZklNvIa2Y1iqu2XYjihaF67Q8tyH+oYteaEtF&#10;L1D3Igh2QP0XVK8lgocmzCT0GTSNlipxIDaL+Qs2j51wKnEhcby7yOT/H6z8cnx035CF8QOMNMBE&#10;wrsHkD89s7DrhG3VHSIMnRI1FV5EybLB+eJ8NUrtCx9BquEz1DRkcQiQgMYG+6gK8WSETgM4XURX&#10;Y2AyllzP13m+4kxSLr95u1qlqWSieLrt0IePCnoWNyVHGmpCF8cHH2I3ong6Eot5MLrea2NSgG21&#10;M8iOggywT18i8OKYsfGwhXhtQox/Es3IbOIYxmpkui75MkJE1hXUJ+KNMPmK3gFtOsDfnA3kqZL7&#10;XweBijPzyZJ260WeRxOmIF+9W1KA15nqOiOsJKiSB86m7S5Mxj041G1HlaZpWbgjvRudpHju6tw+&#10;+SYpdPZ4NOZ1nE49v8TtHwAAAP//AwBQSwMEFAAGAAgAAAAhACTh2/nhAAAADgEAAA8AAABkcnMv&#10;ZG93bnJldi54bWxMj0FPg0AQhe8m/ofNmHgxdilCQWRp1ETjtbU/YGC3QGRnCbst9N87PeltXt6X&#10;N++V28UO4mwm3ztSsF5FIAw1TvfUKjh8fzzmIHxA0jg4MgouxsO2ur0psdBupp0570MrOIR8gQq6&#10;EMZCSt90xqJfudEQe0c3WQwsp1bqCWcOt4OMo2gjLfbEHzoczXtnmp/9ySo4fs0P6fNcf4ZDtks2&#10;b9hntbsodX+3vL6ACGYJfzBc63N1qLhT7U6kvRgU5HmcMspGksW86oqs86cYRM1XmqQRyKqU/2dU&#10;vwAAAP//AwBQSwECLQAUAAYACAAAACEAtoM4kv4AAADhAQAAEwAAAAAAAAAAAAAAAAAAAAAAW0Nv&#10;bnRlbnRfVHlwZXNdLnhtbFBLAQItABQABgAIAAAAIQA4/SH/1gAAAJQBAAALAAAAAAAAAAAAAAAA&#10;AC8BAABfcmVscy8ucmVsc1BLAQItABQABgAIAAAAIQBccB2F+AEAANEDAAAOAAAAAAAAAAAAAAAA&#10;AC4CAABkcnMvZTJvRG9jLnhtbFBLAQItABQABgAIAAAAIQAk4dv54QAAAA4BAAAPAAAAAAAAAAAA&#10;AAAAAFIEAABkcnMvZG93bnJldi54bWxQSwUGAAAAAAQABADzAAAAYAUAAAAA&#10;" stroked="f">
                <v:textbox>
                  <w:txbxContent>
                    <w:p w14:paraId="1CD9078F" w14:textId="77777777" w:rsidR="004E0B17" w:rsidRDefault="004E0B17" w:rsidP="00FB04C0">
                      <w:pPr>
                        <w:pStyle w:val="BodyText"/>
                        <w:spacing w:before="89"/>
                      </w:pPr>
                      <w:r>
                        <w:t>Confidential Information</w:t>
                      </w:r>
                    </w:p>
                  </w:txbxContent>
                </v:textbox>
                <w10:wrap anchorx="page"/>
              </v:shape>
            </w:pict>
          </mc:Fallback>
        </mc:AlternateContent>
      </w:r>
    </w:p>
    <w:p w14:paraId="3D951AA4" w14:textId="5662C123" w:rsidR="000057D4" w:rsidRPr="000057D4" w:rsidRDefault="000057D4" w:rsidP="000057D4">
      <w:pPr>
        <w:tabs>
          <w:tab w:val="left" w:pos="3330"/>
        </w:tabs>
        <w:rPr>
          <w:lang w:val="en-US"/>
        </w:rPr>
        <w:sectPr w:rsidR="000057D4" w:rsidRPr="000057D4" w:rsidSect="00A87E7A">
          <w:footerReference w:type="default" r:id="rId12"/>
          <w:headerReference w:type="first" r:id="rId13"/>
          <w:footerReference w:type="first" r:id="rId14"/>
          <w:pgSz w:w="12240" w:h="15840"/>
          <w:pgMar w:top="1440" w:right="1440" w:bottom="709" w:left="1440" w:header="680" w:footer="284" w:gutter="567"/>
          <w:cols w:space="708"/>
          <w:titlePg/>
          <w:docGrid w:linePitch="360"/>
        </w:sectPr>
      </w:pPr>
    </w:p>
    <w:bookmarkStart w:id="4" w:name="_Toc33187730"/>
    <w:bookmarkStart w:id="5" w:name="_Toc33304657"/>
    <w:bookmarkStart w:id="6" w:name="_Toc33304746"/>
    <w:bookmarkStart w:id="7" w:name="_Toc33438505"/>
    <w:bookmarkStart w:id="8" w:name="_Toc517792571"/>
    <w:bookmarkStart w:id="9" w:name="_Toc517792650"/>
    <w:bookmarkEnd w:id="0"/>
    <w:bookmarkEnd w:id="1"/>
    <w:bookmarkEnd w:id="2"/>
    <w:bookmarkEnd w:id="3"/>
    <w:p w14:paraId="1C2BD767" w14:textId="44F472AF" w:rsidR="00432BE4" w:rsidRPr="00E5437E" w:rsidRDefault="001302CE" w:rsidP="00E36801">
      <w:pPr>
        <w:pStyle w:val="Heading1"/>
        <w:jc w:val="left"/>
        <w:rPr>
          <w:rFonts w:cs="Times New Roman"/>
        </w:rPr>
      </w:pPr>
      <w:r>
        <w:rPr>
          <w:noProof/>
        </w:rPr>
        <w:lastRenderedPageBreak/>
        <mc:AlternateContent>
          <mc:Choice Requires="wps">
            <w:drawing>
              <wp:anchor distT="4294967291" distB="4294967291" distL="114300" distR="114300" simplePos="0" relativeHeight="251658251" behindDoc="0" locked="0" layoutInCell="1" allowOverlap="1" wp14:anchorId="6EAAD68E" wp14:editId="499A712C">
                <wp:simplePos x="0" y="0"/>
                <wp:positionH relativeFrom="margin">
                  <wp:posOffset>116205</wp:posOffset>
                </wp:positionH>
                <wp:positionV relativeFrom="paragraph">
                  <wp:posOffset>685799</wp:posOffset>
                </wp:positionV>
                <wp:extent cx="5471795" cy="0"/>
                <wp:effectExtent l="0" t="0" r="0" b="0"/>
                <wp:wrapNone/>
                <wp:docPr id="107"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1795" cy="0"/>
                        </a:xfrm>
                        <a:prstGeom prst="line">
                          <a:avLst/>
                        </a:prstGeom>
                        <a:noFill/>
                        <a:ln w="12700" cap="flat" cmpd="sng" algn="ctr">
                          <a:solidFill>
                            <a:sysClr val="window" lastClr="FFFFFF">
                              <a:lumMod val="6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EF9C3F" id="Straight Connector 31" o:spid="_x0000_s1026" style="position:absolute;left:0;text-align:left;z-index:251658251;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margin;mso-height-relative:margin" from="9.15pt,54pt" to="440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JVzgEAAJMDAAAOAAAAZHJzL2Uyb0RvYy54bWysU8tu2zAQvBfoPxC815KNOk4FyznEcC9p&#10;GyDpB2xISiLKF7iMZf99l5Stpu2tqA7Ech+zs8vR9u5kDTuqiNq7li8XNWfKCS+161v+/fnw4ZYz&#10;TOAkGO9Uy88K+d3u/bvtGBq18oM3UkVGIA6bMbR8SCk0VYViUBZw4YNyFOx8tJDoGvtKRhgJ3Zpq&#10;Vdc31eijDNELhUje/RTku4LfdUqkb12HKjHTcuKWyhnL+ZLPareFpo8QBi0uNOAfWFjQjprOUHtI&#10;wF6j/gvKahE9+i4thLeV7zotVJmBplnWf0zzNEBQZRZaDoZ5Tfj/YMXX4717jJm6OLmn8ODFD6Sl&#10;VGPAZg7mC4Yp7dRFm9OJOzuVRZ7nRapTYoKc64+b5ebTmjNxjVXQXAtDxPRZecuy0XKjXZ4RGjg+&#10;YMqtobmmZLfzB21MeSfj2EgiW21qekoBJJfOQCLTBtlydD1nYHrSoUixQKI3WubyDIRnvDeRHYGk&#10;QAqSfuTMACZytvxQvlJkXu0XL6e8m3VNvSZSU33h9xtuJrsHHKaKEppkZXUibRttW35LMDOQcZmO&#10;Kuq8jPxrwdl68fL8GK+vQC9fml5UmqX19k72239p9xMAAP//AwBQSwMEFAAGAAgAAAAhAG1K5vzc&#10;AAAACgEAAA8AAABkcnMvZG93bnJldi54bWxMT01LAzEQvQv+hzCCN5uoWOK62VIX9CBYcLXUY7qJ&#10;u6vJZEnSdvvvHUHQ08ybebyPcjF5x/Y2piGggsuZAGaxDWbATsHb68OFBJayRqNdQKvgaBMsqtOT&#10;UhcmHPDF7pvcMRLBVGgFfc5jwXlqe+t1moXRIv0+QvQ6E4wdN1EfSNw7fiXEnHs9IDn0erR1b9uv&#10;ZucVNGu/ev50t3Nx876sHzf3dVw9HZU6P5uWd8CynfIfGX7iU3SoKNM27NAk5gjLa2LSFJI6EUFK&#10;Qcv298Krkv+vUH0DAAD//wMAUEsBAi0AFAAGAAgAAAAhALaDOJL+AAAA4QEAABMAAAAAAAAAAAAA&#10;AAAAAAAAAFtDb250ZW50X1R5cGVzXS54bWxQSwECLQAUAAYACAAAACEAOP0h/9YAAACUAQAACwAA&#10;AAAAAAAAAAAAAAAvAQAAX3JlbHMvLnJlbHNQSwECLQAUAAYACAAAACEALCrSVc4BAACTAwAADgAA&#10;AAAAAAAAAAAAAAAuAgAAZHJzL2Uyb0RvYy54bWxQSwECLQAUAAYACAAAACEAbUrm/NwAAAAKAQAA&#10;DwAAAAAAAAAAAAAAAAAoBAAAZHJzL2Rvd25yZXYueG1sUEsFBgAAAAAEAAQA8wAAADEFAAAAAA==&#10;" strokecolor="#a6a6a6" strokeweight="1pt">
                <v:stroke joinstyle="miter"/>
                <o:lock v:ext="edit" shapetype="f"/>
                <w10:wrap anchorx="margin"/>
              </v:line>
            </w:pict>
          </mc:Fallback>
        </mc:AlternateContent>
      </w:r>
      <w:r w:rsidR="00A77626" w:rsidRPr="00E5437E">
        <w:t>Table of Content</w:t>
      </w:r>
      <w:bookmarkEnd w:id="4"/>
      <w:bookmarkEnd w:id="5"/>
      <w:bookmarkEnd w:id="6"/>
      <w:bookmarkEnd w:id="7"/>
    </w:p>
    <w:p w14:paraId="58F34B61" w14:textId="77777777" w:rsidR="009E41CC" w:rsidRDefault="009E41CC">
      <w:pPr>
        <w:pStyle w:val="TOC1"/>
        <w:framePr w:wrap="notBeside"/>
      </w:pPr>
    </w:p>
    <w:p w14:paraId="089FB497" w14:textId="30722262" w:rsidR="00975001" w:rsidRPr="002D6189" w:rsidRDefault="00975001">
      <w:pPr>
        <w:pStyle w:val="TOC1"/>
        <w:framePr w:wrap="notBeside"/>
        <w:rPr>
          <w:rFonts w:ascii="Calibri" w:hAnsi="Calibri"/>
          <w:bCs w:val="0"/>
          <w:color w:val="auto"/>
          <w:szCs w:val="22"/>
          <w:lang w:val="fr-CA" w:eastAsia="fr-CA"/>
        </w:rPr>
      </w:pPr>
      <w:r>
        <w:fldChar w:fldCharType="begin"/>
      </w:r>
      <w:r>
        <w:instrText xml:space="preserve"> TOC \o "1-3" \h \z \u </w:instrText>
      </w:r>
      <w:r>
        <w:fldChar w:fldCharType="separate"/>
      </w:r>
      <w:hyperlink w:anchor="_Toc33438505" w:history="1">
        <w:r w:rsidRPr="00A07135">
          <w:rPr>
            <w:rStyle w:val="Hyperlink"/>
          </w:rPr>
          <w:t>Table of Content</w:t>
        </w:r>
        <w:r>
          <w:rPr>
            <w:webHidden/>
          </w:rPr>
          <w:tab/>
        </w:r>
        <w:r>
          <w:rPr>
            <w:webHidden/>
          </w:rPr>
          <w:fldChar w:fldCharType="begin"/>
        </w:r>
        <w:r>
          <w:rPr>
            <w:webHidden/>
          </w:rPr>
          <w:instrText xml:space="preserve"> PAGEREF _Toc33438505 \h </w:instrText>
        </w:r>
        <w:r>
          <w:rPr>
            <w:webHidden/>
          </w:rPr>
        </w:r>
        <w:r>
          <w:rPr>
            <w:webHidden/>
          </w:rPr>
          <w:fldChar w:fldCharType="separate"/>
        </w:r>
        <w:r w:rsidR="0030373C">
          <w:rPr>
            <w:webHidden/>
          </w:rPr>
          <w:t>2</w:t>
        </w:r>
        <w:r>
          <w:rPr>
            <w:webHidden/>
          </w:rPr>
          <w:fldChar w:fldCharType="end"/>
        </w:r>
      </w:hyperlink>
    </w:p>
    <w:p w14:paraId="71DFAAFE" w14:textId="3F4EDCD2" w:rsidR="00975001" w:rsidRPr="002D6189" w:rsidRDefault="00975001">
      <w:pPr>
        <w:pStyle w:val="TOC3"/>
        <w:rPr>
          <w:rFonts w:ascii="Calibri" w:hAnsi="Calibri"/>
          <w:iCs w:val="0"/>
          <w:noProof/>
          <w:color w:val="auto"/>
          <w:szCs w:val="22"/>
          <w:lang w:val="fr-CA" w:eastAsia="fr-CA"/>
        </w:rPr>
      </w:pPr>
      <w:hyperlink w:anchor="_Toc33438506" w:history="1">
        <w:r w:rsidRPr="00A07135">
          <w:rPr>
            <w:rStyle w:val="Hyperlink"/>
            <w:noProof/>
          </w:rPr>
          <w:t xml:space="preserve">Welcome to </w:t>
        </w:r>
        <w:r w:rsidR="006B1366">
          <w:rPr>
            <w:rStyle w:val="Hyperlink"/>
            <w:noProof/>
          </w:rPr>
          <w:t>NewEra.ai</w:t>
        </w:r>
        <w:r w:rsidRPr="00A07135">
          <w:rPr>
            <w:rStyle w:val="Hyperlink"/>
            <w:noProof/>
          </w:rPr>
          <w:t>!</w:t>
        </w:r>
        <w:r>
          <w:rPr>
            <w:noProof/>
            <w:webHidden/>
          </w:rPr>
          <w:tab/>
        </w:r>
        <w:r>
          <w:rPr>
            <w:noProof/>
            <w:webHidden/>
          </w:rPr>
          <w:fldChar w:fldCharType="begin"/>
        </w:r>
        <w:r>
          <w:rPr>
            <w:noProof/>
            <w:webHidden/>
          </w:rPr>
          <w:instrText xml:space="preserve"> PAGEREF _Toc33438506 \h </w:instrText>
        </w:r>
        <w:r>
          <w:rPr>
            <w:noProof/>
            <w:webHidden/>
          </w:rPr>
        </w:r>
        <w:r>
          <w:rPr>
            <w:noProof/>
            <w:webHidden/>
          </w:rPr>
          <w:fldChar w:fldCharType="separate"/>
        </w:r>
        <w:r w:rsidR="0030373C">
          <w:rPr>
            <w:noProof/>
            <w:webHidden/>
          </w:rPr>
          <w:t>4</w:t>
        </w:r>
        <w:r>
          <w:rPr>
            <w:noProof/>
            <w:webHidden/>
          </w:rPr>
          <w:fldChar w:fldCharType="end"/>
        </w:r>
      </w:hyperlink>
    </w:p>
    <w:p w14:paraId="2CAFBD92" w14:textId="2DC85348" w:rsidR="00975001" w:rsidRPr="002D6189" w:rsidRDefault="00975001">
      <w:pPr>
        <w:pStyle w:val="TOC2"/>
        <w:framePr w:wrap="notBeside"/>
        <w:rPr>
          <w:rFonts w:ascii="Calibri" w:hAnsi="Calibri"/>
          <w:bCs w:val="0"/>
          <w:color w:val="auto"/>
          <w:szCs w:val="22"/>
          <w:lang w:val="fr-CA" w:eastAsia="fr-CA"/>
        </w:rPr>
      </w:pPr>
      <w:hyperlink w:anchor="_Toc33438507" w:history="1">
        <w:r w:rsidRPr="00A07135">
          <w:rPr>
            <w:rStyle w:val="Hyperlink"/>
          </w:rPr>
          <w:t>1.</w:t>
        </w:r>
        <w:r w:rsidRPr="002D6189">
          <w:rPr>
            <w:rFonts w:ascii="Calibri" w:hAnsi="Calibri"/>
            <w:bCs w:val="0"/>
            <w:color w:val="auto"/>
            <w:szCs w:val="22"/>
            <w:lang w:val="fr-CA" w:eastAsia="fr-CA"/>
          </w:rPr>
          <w:tab/>
        </w:r>
        <w:r w:rsidRPr="00A07135">
          <w:rPr>
            <w:rStyle w:val="Hyperlink"/>
          </w:rPr>
          <w:t>Organization Description</w:t>
        </w:r>
        <w:r>
          <w:rPr>
            <w:webHidden/>
          </w:rPr>
          <w:tab/>
        </w:r>
        <w:r>
          <w:rPr>
            <w:webHidden/>
          </w:rPr>
          <w:fldChar w:fldCharType="begin"/>
        </w:r>
        <w:r>
          <w:rPr>
            <w:webHidden/>
          </w:rPr>
          <w:instrText xml:space="preserve"> PAGEREF _Toc33438507 \h </w:instrText>
        </w:r>
        <w:r>
          <w:rPr>
            <w:webHidden/>
          </w:rPr>
        </w:r>
        <w:r>
          <w:rPr>
            <w:webHidden/>
          </w:rPr>
          <w:fldChar w:fldCharType="separate"/>
        </w:r>
        <w:r w:rsidR="0030373C">
          <w:rPr>
            <w:webHidden/>
          </w:rPr>
          <w:t>5</w:t>
        </w:r>
        <w:r>
          <w:rPr>
            <w:webHidden/>
          </w:rPr>
          <w:fldChar w:fldCharType="end"/>
        </w:r>
      </w:hyperlink>
    </w:p>
    <w:p w14:paraId="768D792A" w14:textId="34E83FB9" w:rsidR="00975001" w:rsidRPr="002D6189" w:rsidRDefault="00975001" w:rsidP="00E11979">
      <w:pPr>
        <w:pStyle w:val="TOC3"/>
        <w:rPr>
          <w:rFonts w:ascii="Calibri" w:hAnsi="Calibri"/>
          <w:iCs w:val="0"/>
          <w:noProof/>
          <w:color w:val="auto"/>
          <w:szCs w:val="22"/>
          <w:lang w:val="fr-CA" w:eastAsia="fr-CA"/>
        </w:rPr>
      </w:pPr>
      <w:hyperlink w:anchor="_Toc33438508" w:history="1">
        <w:r w:rsidRPr="00A07135">
          <w:rPr>
            <w:rStyle w:val="Hyperlink"/>
            <w:noProof/>
          </w:rPr>
          <w:t>1.1</w:t>
        </w:r>
        <w:r w:rsidRPr="002D6189">
          <w:rPr>
            <w:rFonts w:ascii="Calibri" w:hAnsi="Calibri"/>
            <w:iCs w:val="0"/>
            <w:noProof/>
            <w:color w:val="auto"/>
            <w:szCs w:val="22"/>
            <w:lang w:val="fr-CA" w:eastAsia="fr-CA"/>
          </w:rPr>
          <w:tab/>
        </w:r>
        <w:r w:rsidRPr="00A07135">
          <w:rPr>
            <w:rStyle w:val="Hyperlink"/>
            <w:noProof/>
          </w:rPr>
          <w:t>Introductory Statement</w:t>
        </w:r>
        <w:r>
          <w:rPr>
            <w:noProof/>
            <w:webHidden/>
          </w:rPr>
          <w:tab/>
        </w:r>
        <w:r>
          <w:rPr>
            <w:noProof/>
            <w:webHidden/>
          </w:rPr>
          <w:fldChar w:fldCharType="begin"/>
        </w:r>
        <w:r>
          <w:rPr>
            <w:noProof/>
            <w:webHidden/>
          </w:rPr>
          <w:instrText xml:space="preserve"> PAGEREF _Toc33438508 \h </w:instrText>
        </w:r>
        <w:r>
          <w:rPr>
            <w:noProof/>
            <w:webHidden/>
          </w:rPr>
        </w:r>
        <w:r>
          <w:rPr>
            <w:noProof/>
            <w:webHidden/>
          </w:rPr>
          <w:fldChar w:fldCharType="separate"/>
        </w:r>
        <w:r w:rsidR="0030373C">
          <w:rPr>
            <w:noProof/>
            <w:webHidden/>
          </w:rPr>
          <w:t>5</w:t>
        </w:r>
        <w:r>
          <w:rPr>
            <w:noProof/>
            <w:webHidden/>
          </w:rPr>
          <w:fldChar w:fldCharType="end"/>
        </w:r>
      </w:hyperlink>
    </w:p>
    <w:p w14:paraId="1C89422B" w14:textId="7CC5E6B5" w:rsidR="00975001" w:rsidRPr="002D6189" w:rsidRDefault="00975001" w:rsidP="00E11979">
      <w:pPr>
        <w:pStyle w:val="TOC3"/>
        <w:rPr>
          <w:rFonts w:ascii="Calibri" w:hAnsi="Calibri"/>
          <w:iCs w:val="0"/>
          <w:noProof/>
          <w:color w:val="auto"/>
          <w:szCs w:val="22"/>
          <w:lang w:val="fr-CA" w:eastAsia="fr-CA"/>
        </w:rPr>
      </w:pPr>
      <w:hyperlink w:anchor="_Toc33438510" w:history="1">
        <w:r w:rsidRPr="00A07135">
          <w:rPr>
            <w:rStyle w:val="Hyperlink"/>
            <w:noProof/>
          </w:rPr>
          <w:t>1.</w:t>
        </w:r>
        <w:r w:rsidR="008D1BC9">
          <w:rPr>
            <w:rStyle w:val="Hyperlink"/>
            <w:noProof/>
          </w:rPr>
          <w:t>2</w:t>
        </w:r>
        <w:r w:rsidRPr="002D6189">
          <w:rPr>
            <w:rFonts w:ascii="Calibri" w:hAnsi="Calibri"/>
            <w:iCs w:val="0"/>
            <w:noProof/>
            <w:color w:val="auto"/>
            <w:szCs w:val="22"/>
            <w:lang w:val="fr-CA" w:eastAsia="fr-CA"/>
          </w:rPr>
          <w:tab/>
        </w:r>
        <w:r w:rsidRPr="00A07135">
          <w:rPr>
            <w:rStyle w:val="Hyperlink"/>
            <w:noProof/>
          </w:rPr>
          <w:t>Products and Services Provided</w:t>
        </w:r>
        <w:r>
          <w:rPr>
            <w:noProof/>
            <w:webHidden/>
          </w:rPr>
          <w:tab/>
        </w:r>
        <w:r>
          <w:rPr>
            <w:noProof/>
            <w:webHidden/>
          </w:rPr>
          <w:fldChar w:fldCharType="begin"/>
        </w:r>
        <w:r>
          <w:rPr>
            <w:noProof/>
            <w:webHidden/>
          </w:rPr>
          <w:instrText xml:space="preserve"> PAGEREF _Toc33438510 \h </w:instrText>
        </w:r>
        <w:r>
          <w:rPr>
            <w:noProof/>
            <w:webHidden/>
          </w:rPr>
        </w:r>
        <w:r>
          <w:rPr>
            <w:noProof/>
            <w:webHidden/>
          </w:rPr>
          <w:fldChar w:fldCharType="separate"/>
        </w:r>
        <w:r w:rsidR="0030373C">
          <w:rPr>
            <w:noProof/>
            <w:webHidden/>
          </w:rPr>
          <w:t>5</w:t>
        </w:r>
        <w:r>
          <w:rPr>
            <w:noProof/>
            <w:webHidden/>
          </w:rPr>
          <w:fldChar w:fldCharType="end"/>
        </w:r>
      </w:hyperlink>
    </w:p>
    <w:p w14:paraId="4FC8A0CF" w14:textId="16528700" w:rsidR="00975001" w:rsidRPr="002D6189" w:rsidRDefault="00975001" w:rsidP="00EF27D6">
      <w:pPr>
        <w:pStyle w:val="TOC3"/>
        <w:rPr>
          <w:rFonts w:ascii="Calibri" w:hAnsi="Calibri"/>
          <w:iCs w:val="0"/>
          <w:noProof/>
          <w:color w:val="auto"/>
          <w:szCs w:val="22"/>
          <w:lang w:val="fr-CA" w:eastAsia="fr-CA"/>
        </w:rPr>
      </w:pPr>
      <w:hyperlink w:anchor="_Toc33438514" w:history="1">
        <w:r w:rsidRPr="00A07135">
          <w:rPr>
            <w:rStyle w:val="Hyperlink"/>
            <w:noProof/>
          </w:rPr>
          <w:t>1.</w:t>
        </w:r>
        <w:r w:rsidR="008D1BC9">
          <w:rPr>
            <w:rStyle w:val="Hyperlink"/>
            <w:noProof/>
          </w:rPr>
          <w:t>3</w:t>
        </w:r>
        <w:r w:rsidRPr="002D6189">
          <w:rPr>
            <w:rFonts w:ascii="Calibri" w:hAnsi="Calibri"/>
            <w:iCs w:val="0"/>
            <w:noProof/>
            <w:color w:val="auto"/>
            <w:szCs w:val="22"/>
            <w:lang w:val="fr-CA" w:eastAsia="fr-CA"/>
          </w:rPr>
          <w:tab/>
        </w:r>
        <w:r w:rsidRPr="00A07135">
          <w:rPr>
            <w:rStyle w:val="Hyperlink"/>
            <w:noProof/>
          </w:rPr>
          <w:t>Goals</w:t>
        </w:r>
        <w:r>
          <w:rPr>
            <w:noProof/>
            <w:webHidden/>
          </w:rPr>
          <w:tab/>
        </w:r>
        <w:r>
          <w:rPr>
            <w:noProof/>
            <w:webHidden/>
          </w:rPr>
          <w:fldChar w:fldCharType="begin"/>
        </w:r>
        <w:r>
          <w:rPr>
            <w:noProof/>
            <w:webHidden/>
          </w:rPr>
          <w:instrText xml:space="preserve"> PAGEREF _Toc33438514 \h </w:instrText>
        </w:r>
        <w:r>
          <w:rPr>
            <w:noProof/>
            <w:webHidden/>
          </w:rPr>
        </w:r>
        <w:r>
          <w:rPr>
            <w:noProof/>
            <w:webHidden/>
          </w:rPr>
          <w:fldChar w:fldCharType="separate"/>
        </w:r>
        <w:r w:rsidR="0030373C">
          <w:rPr>
            <w:noProof/>
            <w:webHidden/>
          </w:rPr>
          <w:t>5</w:t>
        </w:r>
        <w:r>
          <w:rPr>
            <w:noProof/>
            <w:webHidden/>
          </w:rPr>
          <w:fldChar w:fldCharType="end"/>
        </w:r>
      </w:hyperlink>
    </w:p>
    <w:p w14:paraId="5ECDFEBD" w14:textId="7F6338E0" w:rsidR="00975001" w:rsidRPr="002D6189" w:rsidRDefault="00975001">
      <w:pPr>
        <w:pStyle w:val="TOC2"/>
        <w:framePr w:wrap="notBeside"/>
        <w:rPr>
          <w:rFonts w:ascii="Calibri" w:hAnsi="Calibri"/>
          <w:bCs w:val="0"/>
          <w:color w:val="auto"/>
          <w:szCs w:val="22"/>
          <w:lang w:val="fr-CA" w:eastAsia="fr-CA"/>
        </w:rPr>
      </w:pPr>
      <w:hyperlink w:anchor="_Toc33438515" w:history="1">
        <w:r w:rsidRPr="00A07135">
          <w:rPr>
            <w:rStyle w:val="Hyperlink"/>
          </w:rPr>
          <w:t>2.</w:t>
        </w:r>
        <w:r w:rsidRPr="002D6189">
          <w:rPr>
            <w:rFonts w:ascii="Calibri" w:hAnsi="Calibri"/>
            <w:bCs w:val="0"/>
            <w:color w:val="auto"/>
            <w:szCs w:val="22"/>
            <w:lang w:val="fr-CA" w:eastAsia="fr-CA"/>
          </w:rPr>
          <w:tab/>
        </w:r>
        <w:r w:rsidRPr="00A07135">
          <w:rPr>
            <w:rStyle w:val="Hyperlink"/>
          </w:rPr>
          <w:t>The Employment</w:t>
        </w:r>
        <w:r>
          <w:rPr>
            <w:webHidden/>
          </w:rPr>
          <w:tab/>
        </w:r>
        <w:r>
          <w:rPr>
            <w:webHidden/>
          </w:rPr>
          <w:fldChar w:fldCharType="begin"/>
        </w:r>
        <w:r>
          <w:rPr>
            <w:webHidden/>
          </w:rPr>
          <w:instrText xml:space="preserve"> PAGEREF _Toc33438515 \h </w:instrText>
        </w:r>
        <w:r>
          <w:rPr>
            <w:webHidden/>
          </w:rPr>
        </w:r>
        <w:r>
          <w:rPr>
            <w:webHidden/>
          </w:rPr>
          <w:fldChar w:fldCharType="separate"/>
        </w:r>
        <w:r w:rsidR="0030373C">
          <w:rPr>
            <w:webHidden/>
          </w:rPr>
          <w:t>5</w:t>
        </w:r>
        <w:r>
          <w:rPr>
            <w:webHidden/>
          </w:rPr>
          <w:fldChar w:fldCharType="end"/>
        </w:r>
      </w:hyperlink>
    </w:p>
    <w:p w14:paraId="1FB274D3" w14:textId="724B5F14" w:rsidR="00975001" w:rsidRPr="002D6189" w:rsidRDefault="00975001">
      <w:pPr>
        <w:pStyle w:val="TOC3"/>
        <w:rPr>
          <w:rFonts w:ascii="Calibri" w:hAnsi="Calibri"/>
          <w:iCs w:val="0"/>
          <w:noProof/>
          <w:color w:val="auto"/>
          <w:szCs w:val="22"/>
          <w:lang w:val="fr-CA" w:eastAsia="fr-CA"/>
        </w:rPr>
      </w:pPr>
      <w:hyperlink w:anchor="_Toc33438516" w:history="1">
        <w:r w:rsidRPr="00A07135">
          <w:rPr>
            <w:rStyle w:val="Hyperlink"/>
            <w:noProof/>
          </w:rPr>
          <w:t>2.1</w:t>
        </w:r>
        <w:r w:rsidRPr="002D6189">
          <w:rPr>
            <w:rFonts w:ascii="Calibri" w:hAnsi="Calibri"/>
            <w:iCs w:val="0"/>
            <w:noProof/>
            <w:color w:val="auto"/>
            <w:szCs w:val="22"/>
            <w:lang w:val="fr-CA" w:eastAsia="fr-CA"/>
          </w:rPr>
          <w:tab/>
        </w:r>
        <w:r w:rsidRPr="00A07135">
          <w:rPr>
            <w:rStyle w:val="Hyperlink"/>
            <w:noProof/>
          </w:rPr>
          <w:t>Nature of Employment</w:t>
        </w:r>
        <w:r>
          <w:rPr>
            <w:noProof/>
            <w:webHidden/>
          </w:rPr>
          <w:tab/>
        </w:r>
        <w:r>
          <w:rPr>
            <w:noProof/>
            <w:webHidden/>
          </w:rPr>
          <w:fldChar w:fldCharType="begin"/>
        </w:r>
        <w:r>
          <w:rPr>
            <w:noProof/>
            <w:webHidden/>
          </w:rPr>
          <w:instrText xml:space="preserve"> PAGEREF _Toc33438516 \h </w:instrText>
        </w:r>
        <w:r>
          <w:rPr>
            <w:noProof/>
            <w:webHidden/>
          </w:rPr>
        </w:r>
        <w:r>
          <w:rPr>
            <w:noProof/>
            <w:webHidden/>
          </w:rPr>
          <w:fldChar w:fldCharType="separate"/>
        </w:r>
        <w:r w:rsidR="0030373C">
          <w:rPr>
            <w:noProof/>
            <w:webHidden/>
          </w:rPr>
          <w:t>6</w:t>
        </w:r>
        <w:r>
          <w:rPr>
            <w:noProof/>
            <w:webHidden/>
          </w:rPr>
          <w:fldChar w:fldCharType="end"/>
        </w:r>
      </w:hyperlink>
    </w:p>
    <w:p w14:paraId="23DB2E63" w14:textId="1121FDE7" w:rsidR="00975001" w:rsidRPr="002D6189" w:rsidRDefault="00975001" w:rsidP="0099640C">
      <w:pPr>
        <w:pStyle w:val="TOC3"/>
        <w:rPr>
          <w:rFonts w:ascii="Calibri" w:hAnsi="Calibri"/>
          <w:iCs w:val="0"/>
          <w:noProof/>
          <w:color w:val="auto"/>
          <w:szCs w:val="22"/>
          <w:lang w:val="fr-CA" w:eastAsia="fr-CA"/>
        </w:rPr>
      </w:pPr>
      <w:hyperlink w:anchor="_Toc33438519" w:history="1">
        <w:r w:rsidRPr="0099640C">
          <w:rPr>
            <w:rStyle w:val="Hyperlink"/>
            <w:noProof/>
          </w:rPr>
          <w:t>2.</w:t>
        </w:r>
        <w:r w:rsidR="00E748EE">
          <w:rPr>
            <w:rStyle w:val="Hyperlink"/>
            <w:noProof/>
          </w:rPr>
          <w:t>2</w:t>
        </w:r>
        <w:r w:rsidRPr="0099640C">
          <w:rPr>
            <w:rStyle w:val="Hyperlink"/>
            <w:rFonts w:ascii="Calibri" w:hAnsi="Calibri"/>
            <w:iCs w:val="0"/>
            <w:noProof/>
            <w:szCs w:val="22"/>
            <w:lang w:val="fr-CA" w:eastAsia="fr-CA"/>
          </w:rPr>
          <w:tab/>
        </w:r>
        <w:r w:rsidR="0099640C" w:rsidRPr="0099640C">
          <w:rPr>
            <w:rStyle w:val="Hyperlink"/>
            <w:noProof/>
          </w:rPr>
          <w:t>Organizational Structure</w:t>
        </w:r>
        <w:r w:rsidRPr="0099640C">
          <w:rPr>
            <w:rStyle w:val="Hyperlink"/>
            <w:noProof/>
            <w:webHidden/>
          </w:rPr>
          <w:tab/>
        </w:r>
        <w:r w:rsidRPr="0099640C">
          <w:rPr>
            <w:rStyle w:val="Hyperlink"/>
            <w:noProof/>
            <w:webHidden/>
          </w:rPr>
          <w:fldChar w:fldCharType="begin"/>
        </w:r>
        <w:r w:rsidRPr="0099640C">
          <w:rPr>
            <w:rStyle w:val="Hyperlink"/>
            <w:noProof/>
            <w:webHidden/>
          </w:rPr>
          <w:instrText xml:space="preserve"> PAGEREF _Toc33438519 \h </w:instrText>
        </w:r>
        <w:r w:rsidRPr="0099640C">
          <w:rPr>
            <w:rStyle w:val="Hyperlink"/>
            <w:noProof/>
            <w:webHidden/>
          </w:rPr>
        </w:r>
        <w:r w:rsidRPr="0099640C">
          <w:rPr>
            <w:rStyle w:val="Hyperlink"/>
            <w:noProof/>
            <w:webHidden/>
          </w:rPr>
          <w:fldChar w:fldCharType="separate"/>
        </w:r>
        <w:r w:rsidR="0030373C">
          <w:rPr>
            <w:rStyle w:val="Hyperlink"/>
            <w:noProof/>
            <w:webHidden/>
          </w:rPr>
          <w:t>6</w:t>
        </w:r>
        <w:r w:rsidRPr="0099640C">
          <w:rPr>
            <w:rStyle w:val="Hyperlink"/>
            <w:noProof/>
            <w:webHidden/>
          </w:rPr>
          <w:fldChar w:fldCharType="end"/>
        </w:r>
      </w:hyperlink>
    </w:p>
    <w:p w14:paraId="2A8F5DA3" w14:textId="4E91B476" w:rsidR="00975001" w:rsidRPr="002D6189" w:rsidRDefault="00975001">
      <w:pPr>
        <w:pStyle w:val="TOC3"/>
        <w:rPr>
          <w:rFonts w:ascii="Calibri" w:hAnsi="Calibri"/>
          <w:iCs w:val="0"/>
          <w:noProof/>
          <w:color w:val="auto"/>
          <w:szCs w:val="22"/>
          <w:lang w:val="fr-CA" w:eastAsia="fr-CA"/>
        </w:rPr>
      </w:pPr>
      <w:hyperlink w:anchor="_Toc33438520" w:history="1">
        <w:r w:rsidRPr="00A07135">
          <w:rPr>
            <w:rStyle w:val="Hyperlink"/>
            <w:noProof/>
          </w:rPr>
          <w:t>2.</w:t>
        </w:r>
        <w:r w:rsidR="00E748EE">
          <w:rPr>
            <w:rStyle w:val="Hyperlink"/>
            <w:noProof/>
          </w:rPr>
          <w:t>3</w:t>
        </w:r>
        <w:r w:rsidRPr="002D6189">
          <w:rPr>
            <w:rFonts w:ascii="Calibri" w:hAnsi="Calibri"/>
            <w:iCs w:val="0"/>
            <w:noProof/>
            <w:color w:val="auto"/>
            <w:szCs w:val="22"/>
            <w:lang w:val="fr-CA" w:eastAsia="fr-CA"/>
          </w:rPr>
          <w:tab/>
        </w:r>
        <w:r w:rsidRPr="00A07135">
          <w:rPr>
            <w:rStyle w:val="Hyperlink"/>
            <w:noProof/>
          </w:rPr>
          <w:t>Business Ethics and Conduct</w:t>
        </w:r>
        <w:r>
          <w:rPr>
            <w:noProof/>
            <w:webHidden/>
          </w:rPr>
          <w:tab/>
        </w:r>
        <w:r>
          <w:rPr>
            <w:noProof/>
            <w:webHidden/>
          </w:rPr>
          <w:fldChar w:fldCharType="begin"/>
        </w:r>
        <w:r>
          <w:rPr>
            <w:noProof/>
            <w:webHidden/>
          </w:rPr>
          <w:instrText xml:space="preserve"> PAGEREF _Toc33438520 \h </w:instrText>
        </w:r>
        <w:r>
          <w:rPr>
            <w:noProof/>
            <w:webHidden/>
          </w:rPr>
        </w:r>
        <w:r>
          <w:rPr>
            <w:noProof/>
            <w:webHidden/>
          </w:rPr>
          <w:fldChar w:fldCharType="separate"/>
        </w:r>
        <w:r w:rsidR="0030373C">
          <w:rPr>
            <w:noProof/>
            <w:webHidden/>
          </w:rPr>
          <w:t>6</w:t>
        </w:r>
        <w:r>
          <w:rPr>
            <w:noProof/>
            <w:webHidden/>
          </w:rPr>
          <w:fldChar w:fldCharType="end"/>
        </w:r>
      </w:hyperlink>
    </w:p>
    <w:p w14:paraId="2FA09AA9" w14:textId="09FC217A" w:rsidR="00975001" w:rsidRPr="002D6189" w:rsidRDefault="00975001">
      <w:pPr>
        <w:pStyle w:val="TOC3"/>
        <w:rPr>
          <w:rFonts w:ascii="Calibri" w:hAnsi="Calibri"/>
          <w:iCs w:val="0"/>
          <w:noProof/>
          <w:color w:val="auto"/>
          <w:szCs w:val="22"/>
          <w:lang w:val="fr-CA" w:eastAsia="fr-CA"/>
        </w:rPr>
      </w:pPr>
      <w:hyperlink w:anchor="_Toc33438524" w:history="1">
        <w:r w:rsidRPr="00A07135">
          <w:rPr>
            <w:rStyle w:val="Hyperlink"/>
            <w:noProof/>
          </w:rPr>
          <w:t>2.</w:t>
        </w:r>
        <w:r w:rsidR="00E748EE">
          <w:rPr>
            <w:rStyle w:val="Hyperlink"/>
            <w:noProof/>
          </w:rPr>
          <w:t>4</w:t>
        </w:r>
        <w:r w:rsidRPr="002D6189">
          <w:rPr>
            <w:rFonts w:ascii="Calibri" w:hAnsi="Calibri"/>
            <w:iCs w:val="0"/>
            <w:noProof/>
            <w:color w:val="auto"/>
            <w:szCs w:val="22"/>
            <w:lang w:val="fr-CA" w:eastAsia="fr-CA"/>
          </w:rPr>
          <w:tab/>
        </w:r>
        <w:r w:rsidRPr="00A07135">
          <w:rPr>
            <w:rStyle w:val="Hyperlink"/>
            <w:noProof/>
          </w:rPr>
          <w:t>Non-Disclosure</w:t>
        </w:r>
        <w:r>
          <w:rPr>
            <w:noProof/>
            <w:webHidden/>
          </w:rPr>
          <w:tab/>
        </w:r>
        <w:r>
          <w:rPr>
            <w:noProof/>
            <w:webHidden/>
          </w:rPr>
          <w:fldChar w:fldCharType="begin"/>
        </w:r>
        <w:r>
          <w:rPr>
            <w:noProof/>
            <w:webHidden/>
          </w:rPr>
          <w:instrText xml:space="preserve"> PAGEREF _Toc33438524 \h </w:instrText>
        </w:r>
        <w:r>
          <w:rPr>
            <w:noProof/>
            <w:webHidden/>
          </w:rPr>
        </w:r>
        <w:r>
          <w:rPr>
            <w:noProof/>
            <w:webHidden/>
          </w:rPr>
          <w:fldChar w:fldCharType="separate"/>
        </w:r>
        <w:r w:rsidR="0030373C">
          <w:rPr>
            <w:noProof/>
            <w:webHidden/>
          </w:rPr>
          <w:t>8</w:t>
        </w:r>
        <w:r>
          <w:rPr>
            <w:noProof/>
            <w:webHidden/>
          </w:rPr>
          <w:fldChar w:fldCharType="end"/>
        </w:r>
      </w:hyperlink>
    </w:p>
    <w:p w14:paraId="272FC318" w14:textId="26EDB3B5" w:rsidR="00975001" w:rsidRPr="002D6189" w:rsidRDefault="00975001">
      <w:pPr>
        <w:pStyle w:val="TOC3"/>
        <w:rPr>
          <w:rFonts w:ascii="Calibri" w:hAnsi="Calibri"/>
          <w:iCs w:val="0"/>
          <w:noProof/>
          <w:color w:val="auto"/>
          <w:szCs w:val="22"/>
          <w:lang w:val="fr-CA" w:eastAsia="fr-CA"/>
        </w:rPr>
      </w:pPr>
      <w:hyperlink w:anchor="_Toc33438528" w:history="1">
        <w:r w:rsidRPr="00A07135">
          <w:rPr>
            <w:rStyle w:val="Hyperlink"/>
            <w:noProof/>
          </w:rPr>
          <w:t>2.</w:t>
        </w:r>
        <w:r w:rsidR="00E748EE">
          <w:rPr>
            <w:rStyle w:val="Hyperlink"/>
            <w:noProof/>
          </w:rPr>
          <w:t>5</w:t>
        </w:r>
        <w:r w:rsidRPr="002D6189">
          <w:rPr>
            <w:rFonts w:ascii="Calibri" w:hAnsi="Calibri"/>
            <w:iCs w:val="0"/>
            <w:noProof/>
            <w:color w:val="auto"/>
            <w:szCs w:val="22"/>
            <w:lang w:val="fr-CA" w:eastAsia="fr-CA"/>
          </w:rPr>
          <w:tab/>
        </w:r>
        <w:r w:rsidRPr="00A07135">
          <w:rPr>
            <w:rStyle w:val="Hyperlink"/>
            <w:noProof/>
          </w:rPr>
          <w:t>Accident and First Aid</w:t>
        </w:r>
        <w:r>
          <w:rPr>
            <w:noProof/>
            <w:webHidden/>
          </w:rPr>
          <w:tab/>
        </w:r>
        <w:r>
          <w:rPr>
            <w:noProof/>
            <w:webHidden/>
          </w:rPr>
          <w:fldChar w:fldCharType="begin"/>
        </w:r>
        <w:r>
          <w:rPr>
            <w:noProof/>
            <w:webHidden/>
          </w:rPr>
          <w:instrText xml:space="preserve"> PAGEREF _Toc33438528 \h </w:instrText>
        </w:r>
        <w:r>
          <w:rPr>
            <w:noProof/>
            <w:webHidden/>
          </w:rPr>
        </w:r>
        <w:r>
          <w:rPr>
            <w:noProof/>
            <w:webHidden/>
          </w:rPr>
          <w:fldChar w:fldCharType="separate"/>
        </w:r>
        <w:r w:rsidR="0030373C">
          <w:rPr>
            <w:noProof/>
            <w:webHidden/>
          </w:rPr>
          <w:t>8</w:t>
        </w:r>
        <w:r>
          <w:rPr>
            <w:noProof/>
            <w:webHidden/>
          </w:rPr>
          <w:fldChar w:fldCharType="end"/>
        </w:r>
      </w:hyperlink>
    </w:p>
    <w:p w14:paraId="6E5C2A4F" w14:textId="019B8214" w:rsidR="00975001" w:rsidRPr="002D6189" w:rsidRDefault="00975001">
      <w:pPr>
        <w:pStyle w:val="TOC2"/>
        <w:framePr w:wrap="notBeside"/>
        <w:rPr>
          <w:rFonts w:ascii="Calibri" w:hAnsi="Calibri"/>
          <w:bCs w:val="0"/>
          <w:color w:val="auto"/>
          <w:szCs w:val="22"/>
          <w:lang w:val="fr-CA" w:eastAsia="fr-CA"/>
        </w:rPr>
      </w:pPr>
      <w:hyperlink w:anchor="_Toc33438529" w:history="1">
        <w:r w:rsidRPr="00A07135">
          <w:rPr>
            <w:rStyle w:val="Hyperlink"/>
          </w:rPr>
          <w:t>3.</w:t>
        </w:r>
        <w:r w:rsidRPr="002D6189">
          <w:rPr>
            <w:rFonts w:ascii="Calibri" w:hAnsi="Calibri"/>
            <w:bCs w:val="0"/>
            <w:color w:val="auto"/>
            <w:szCs w:val="22"/>
            <w:lang w:val="fr-CA" w:eastAsia="fr-CA"/>
          </w:rPr>
          <w:tab/>
        </w:r>
        <w:r w:rsidRPr="00A07135">
          <w:rPr>
            <w:rStyle w:val="Hyperlink"/>
          </w:rPr>
          <w:t>Employment Status and Records</w:t>
        </w:r>
        <w:r>
          <w:rPr>
            <w:webHidden/>
          </w:rPr>
          <w:tab/>
        </w:r>
        <w:r>
          <w:rPr>
            <w:webHidden/>
          </w:rPr>
          <w:fldChar w:fldCharType="begin"/>
        </w:r>
        <w:r>
          <w:rPr>
            <w:webHidden/>
          </w:rPr>
          <w:instrText xml:space="preserve"> PAGEREF _Toc33438529 \h </w:instrText>
        </w:r>
        <w:r>
          <w:rPr>
            <w:webHidden/>
          </w:rPr>
        </w:r>
        <w:r>
          <w:rPr>
            <w:webHidden/>
          </w:rPr>
          <w:fldChar w:fldCharType="separate"/>
        </w:r>
        <w:r w:rsidR="0030373C">
          <w:rPr>
            <w:webHidden/>
          </w:rPr>
          <w:t>9</w:t>
        </w:r>
        <w:r>
          <w:rPr>
            <w:webHidden/>
          </w:rPr>
          <w:fldChar w:fldCharType="end"/>
        </w:r>
      </w:hyperlink>
    </w:p>
    <w:p w14:paraId="60D01A8C" w14:textId="5225C02C" w:rsidR="00975001" w:rsidRPr="002D6189" w:rsidRDefault="00975001">
      <w:pPr>
        <w:pStyle w:val="TOC3"/>
        <w:rPr>
          <w:rFonts w:ascii="Calibri" w:hAnsi="Calibri"/>
          <w:iCs w:val="0"/>
          <w:noProof/>
          <w:color w:val="auto"/>
          <w:szCs w:val="22"/>
          <w:lang w:val="fr-CA" w:eastAsia="fr-CA"/>
        </w:rPr>
      </w:pPr>
      <w:hyperlink w:anchor="_Toc33438530" w:history="1">
        <w:r w:rsidRPr="00A07135">
          <w:rPr>
            <w:rStyle w:val="Hyperlink"/>
            <w:noProof/>
          </w:rPr>
          <w:t>3.1</w:t>
        </w:r>
        <w:r w:rsidRPr="002D6189">
          <w:rPr>
            <w:rFonts w:ascii="Calibri" w:hAnsi="Calibri"/>
            <w:iCs w:val="0"/>
            <w:noProof/>
            <w:color w:val="auto"/>
            <w:szCs w:val="22"/>
            <w:lang w:val="fr-CA" w:eastAsia="fr-CA"/>
          </w:rPr>
          <w:tab/>
        </w:r>
        <w:r w:rsidRPr="00A07135">
          <w:rPr>
            <w:rStyle w:val="Hyperlink"/>
            <w:noProof/>
          </w:rPr>
          <w:t>Employment Categories</w:t>
        </w:r>
        <w:r>
          <w:rPr>
            <w:noProof/>
            <w:webHidden/>
          </w:rPr>
          <w:tab/>
        </w:r>
        <w:r>
          <w:rPr>
            <w:noProof/>
            <w:webHidden/>
          </w:rPr>
          <w:fldChar w:fldCharType="begin"/>
        </w:r>
        <w:r>
          <w:rPr>
            <w:noProof/>
            <w:webHidden/>
          </w:rPr>
          <w:instrText xml:space="preserve"> PAGEREF _Toc33438530 \h </w:instrText>
        </w:r>
        <w:r>
          <w:rPr>
            <w:noProof/>
            <w:webHidden/>
          </w:rPr>
        </w:r>
        <w:r>
          <w:rPr>
            <w:noProof/>
            <w:webHidden/>
          </w:rPr>
          <w:fldChar w:fldCharType="separate"/>
        </w:r>
        <w:r w:rsidR="0030373C">
          <w:rPr>
            <w:noProof/>
            <w:webHidden/>
          </w:rPr>
          <w:t>9</w:t>
        </w:r>
        <w:r>
          <w:rPr>
            <w:noProof/>
            <w:webHidden/>
          </w:rPr>
          <w:fldChar w:fldCharType="end"/>
        </w:r>
      </w:hyperlink>
    </w:p>
    <w:p w14:paraId="2A9764D2" w14:textId="74FB5F94" w:rsidR="00975001" w:rsidRPr="002D6189" w:rsidRDefault="00975001">
      <w:pPr>
        <w:pStyle w:val="TOC3"/>
        <w:rPr>
          <w:rFonts w:ascii="Calibri" w:hAnsi="Calibri"/>
          <w:iCs w:val="0"/>
          <w:noProof/>
          <w:color w:val="auto"/>
          <w:szCs w:val="22"/>
          <w:lang w:val="fr-CA" w:eastAsia="fr-CA"/>
        </w:rPr>
      </w:pPr>
      <w:hyperlink w:anchor="_Toc33438531" w:history="1">
        <w:r w:rsidRPr="00A07135">
          <w:rPr>
            <w:rStyle w:val="Hyperlink"/>
            <w:noProof/>
          </w:rPr>
          <w:t>3.2</w:t>
        </w:r>
        <w:r w:rsidRPr="002D6189">
          <w:rPr>
            <w:rFonts w:ascii="Calibri" w:hAnsi="Calibri"/>
            <w:iCs w:val="0"/>
            <w:noProof/>
            <w:color w:val="auto"/>
            <w:szCs w:val="22"/>
            <w:lang w:val="fr-CA" w:eastAsia="fr-CA"/>
          </w:rPr>
          <w:tab/>
        </w:r>
        <w:r w:rsidRPr="00A07135">
          <w:rPr>
            <w:rStyle w:val="Hyperlink"/>
            <w:noProof/>
          </w:rPr>
          <w:t>Access to Personnel Files</w:t>
        </w:r>
        <w:r>
          <w:rPr>
            <w:noProof/>
            <w:webHidden/>
          </w:rPr>
          <w:tab/>
        </w:r>
        <w:r>
          <w:rPr>
            <w:noProof/>
            <w:webHidden/>
          </w:rPr>
          <w:fldChar w:fldCharType="begin"/>
        </w:r>
        <w:r>
          <w:rPr>
            <w:noProof/>
            <w:webHidden/>
          </w:rPr>
          <w:instrText xml:space="preserve"> PAGEREF _Toc33438531 \h </w:instrText>
        </w:r>
        <w:r>
          <w:rPr>
            <w:noProof/>
            <w:webHidden/>
          </w:rPr>
        </w:r>
        <w:r>
          <w:rPr>
            <w:noProof/>
            <w:webHidden/>
          </w:rPr>
          <w:fldChar w:fldCharType="separate"/>
        </w:r>
        <w:r w:rsidR="0030373C">
          <w:rPr>
            <w:noProof/>
            <w:webHidden/>
          </w:rPr>
          <w:t>10</w:t>
        </w:r>
        <w:r>
          <w:rPr>
            <w:noProof/>
            <w:webHidden/>
          </w:rPr>
          <w:fldChar w:fldCharType="end"/>
        </w:r>
      </w:hyperlink>
    </w:p>
    <w:p w14:paraId="5EEC7E76" w14:textId="7B061B6E" w:rsidR="00975001" w:rsidRPr="002D6189" w:rsidRDefault="00975001">
      <w:pPr>
        <w:pStyle w:val="TOC3"/>
        <w:rPr>
          <w:rFonts w:ascii="Calibri" w:hAnsi="Calibri"/>
          <w:iCs w:val="0"/>
          <w:noProof/>
          <w:color w:val="auto"/>
          <w:szCs w:val="22"/>
          <w:lang w:val="fr-CA" w:eastAsia="fr-CA"/>
        </w:rPr>
      </w:pPr>
      <w:hyperlink w:anchor="_Toc33438533" w:history="1">
        <w:r w:rsidRPr="00A07135">
          <w:rPr>
            <w:rStyle w:val="Hyperlink"/>
            <w:noProof/>
          </w:rPr>
          <w:t>3.</w:t>
        </w:r>
        <w:r w:rsidR="008F66FE">
          <w:rPr>
            <w:rStyle w:val="Hyperlink"/>
            <w:noProof/>
          </w:rPr>
          <w:t>3</w:t>
        </w:r>
        <w:r w:rsidRPr="002D6189">
          <w:rPr>
            <w:rFonts w:ascii="Calibri" w:hAnsi="Calibri"/>
            <w:iCs w:val="0"/>
            <w:noProof/>
            <w:color w:val="auto"/>
            <w:szCs w:val="22"/>
            <w:lang w:val="fr-CA" w:eastAsia="fr-CA"/>
          </w:rPr>
          <w:tab/>
        </w:r>
        <w:r w:rsidRPr="00A07135">
          <w:rPr>
            <w:rStyle w:val="Hyperlink"/>
            <w:noProof/>
          </w:rPr>
          <w:t>Probation Period</w:t>
        </w:r>
        <w:r>
          <w:rPr>
            <w:noProof/>
            <w:webHidden/>
          </w:rPr>
          <w:tab/>
        </w:r>
        <w:r>
          <w:rPr>
            <w:noProof/>
            <w:webHidden/>
          </w:rPr>
          <w:fldChar w:fldCharType="begin"/>
        </w:r>
        <w:r>
          <w:rPr>
            <w:noProof/>
            <w:webHidden/>
          </w:rPr>
          <w:instrText xml:space="preserve"> PAGEREF _Toc33438533 \h </w:instrText>
        </w:r>
        <w:r>
          <w:rPr>
            <w:noProof/>
            <w:webHidden/>
          </w:rPr>
        </w:r>
        <w:r>
          <w:rPr>
            <w:noProof/>
            <w:webHidden/>
          </w:rPr>
          <w:fldChar w:fldCharType="separate"/>
        </w:r>
        <w:r w:rsidR="0030373C">
          <w:rPr>
            <w:noProof/>
            <w:webHidden/>
          </w:rPr>
          <w:t>10</w:t>
        </w:r>
        <w:r>
          <w:rPr>
            <w:noProof/>
            <w:webHidden/>
          </w:rPr>
          <w:fldChar w:fldCharType="end"/>
        </w:r>
      </w:hyperlink>
    </w:p>
    <w:p w14:paraId="31BC669C" w14:textId="12338FDF" w:rsidR="00975001" w:rsidRPr="002D6189" w:rsidRDefault="00975001">
      <w:pPr>
        <w:pStyle w:val="TOC3"/>
        <w:rPr>
          <w:rFonts w:ascii="Calibri" w:hAnsi="Calibri"/>
          <w:iCs w:val="0"/>
          <w:noProof/>
          <w:color w:val="auto"/>
          <w:szCs w:val="22"/>
          <w:lang w:val="fr-CA" w:eastAsia="fr-CA"/>
        </w:rPr>
      </w:pPr>
      <w:hyperlink w:anchor="_Toc33438534" w:history="1">
        <w:r w:rsidRPr="00A07135">
          <w:rPr>
            <w:rStyle w:val="Hyperlink"/>
            <w:noProof/>
          </w:rPr>
          <w:t>3.</w:t>
        </w:r>
        <w:r w:rsidR="008F66FE">
          <w:rPr>
            <w:rStyle w:val="Hyperlink"/>
            <w:noProof/>
          </w:rPr>
          <w:t>4</w:t>
        </w:r>
        <w:r w:rsidRPr="002D6189">
          <w:rPr>
            <w:rFonts w:ascii="Calibri" w:hAnsi="Calibri"/>
            <w:iCs w:val="0"/>
            <w:noProof/>
            <w:color w:val="auto"/>
            <w:szCs w:val="22"/>
            <w:lang w:val="fr-CA" w:eastAsia="fr-CA"/>
          </w:rPr>
          <w:tab/>
        </w:r>
        <w:r w:rsidRPr="00A07135">
          <w:rPr>
            <w:rStyle w:val="Hyperlink"/>
            <w:noProof/>
          </w:rPr>
          <w:t>Employment Applications</w:t>
        </w:r>
        <w:r>
          <w:rPr>
            <w:noProof/>
            <w:webHidden/>
          </w:rPr>
          <w:tab/>
        </w:r>
        <w:r>
          <w:rPr>
            <w:noProof/>
            <w:webHidden/>
          </w:rPr>
          <w:fldChar w:fldCharType="begin"/>
        </w:r>
        <w:r>
          <w:rPr>
            <w:noProof/>
            <w:webHidden/>
          </w:rPr>
          <w:instrText xml:space="preserve"> PAGEREF _Toc33438534 \h </w:instrText>
        </w:r>
        <w:r>
          <w:rPr>
            <w:noProof/>
            <w:webHidden/>
          </w:rPr>
        </w:r>
        <w:r>
          <w:rPr>
            <w:noProof/>
            <w:webHidden/>
          </w:rPr>
          <w:fldChar w:fldCharType="separate"/>
        </w:r>
        <w:r w:rsidR="0030373C">
          <w:rPr>
            <w:noProof/>
            <w:webHidden/>
          </w:rPr>
          <w:t>11</w:t>
        </w:r>
        <w:r>
          <w:rPr>
            <w:noProof/>
            <w:webHidden/>
          </w:rPr>
          <w:fldChar w:fldCharType="end"/>
        </w:r>
      </w:hyperlink>
    </w:p>
    <w:p w14:paraId="23B93E2C" w14:textId="5E29682D" w:rsidR="00975001" w:rsidRPr="002D6189" w:rsidRDefault="00975001">
      <w:pPr>
        <w:pStyle w:val="TOC3"/>
        <w:rPr>
          <w:rFonts w:ascii="Calibri" w:hAnsi="Calibri"/>
          <w:iCs w:val="0"/>
          <w:noProof/>
          <w:color w:val="auto"/>
          <w:szCs w:val="22"/>
          <w:lang w:val="fr-CA" w:eastAsia="fr-CA"/>
        </w:rPr>
      </w:pPr>
      <w:hyperlink w:anchor="_Toc33438535" w:history="1">
        <w:r w:rsidRPr="00A07135">
          <w:rPr>
            <w:rStyle w:val="Hyperlink"/>
            <w:noProof/>
          </w:rPr>
          <w:t>3.</w:t>
        </w:r>
        <w:r w:rsidR="008F66FE">
          <w:rPr>
            <w:rStyle w:val="Hyperlink"/>
            <w:noProof/>
          </w:rPr>
          <w:t>5</w:t>
        </w:r>
        <w:r w:rsidRPr="002D6189">
          <w:rPr>
            <w:rFonts w:ascii="Calibri" w:hAnsi="Calibri"/>
            <w:iCs w:val="0"/>
            <w:noProof/>
            <w:color w:val="auto"/>
            <w:szCs w:val="22"/>
            <w:lang w:val="fr-CA" w:eastAsia="fr-CA"/>
          </w:rPr>
          <w:tab/>
        </w:r>
        <w:r w:rsidRPr="00A07135">
          <w:rPr>
            <w:rStyle w:val="Hyperlink"/>
            <w:noProof/>
          </w:rPr>
          <w:t>Performance Evaluation</w:t>
        </w:r>
        <w:r>
          <w:rPr>
            <w:noProof/>
            <w:webHidden/>
          </w:rPr>
          <w:tab/>
        </w:r>
        <w:r>
          <w:rPr>
            <w:noProof/>
            <w:webHidden/>
          </w:rPr>
          <w:fldChar w:fldCharType="begin"/>
        </w:r>
        <w:r>
          <w:rPr>
            <w:noProof/>
            <w:webHidden/>
          </w:rPr>
          <w:instrText xml:space="preserve"> PAGEREF _Toc33438535 \h </w:instrText>
        </w:r>
        <w:r>
          <w:rPr>
            <w:noProof/>
            <w:webHidden/>
          </w:rPr>
        </w:r>
        <w:r>
          <w:rPr>
            <w:noProof/>
            <w:webHidden/>
          </w:rPr>
          <w:fldChar w:fldCharType="separate"/>
        </w:r>
        <w:r w:rsidR="0030373C">
          <w:rPr>
            <w:noProof/>
            <w:webHidden/>
          </w:rPr>
          <w:t>11</w:t>
        </w:r>
        <w:r>
          <w:rPr>
            <w:noProof/>
            <w:webHidden/>
          </w:rPr>
          <w:fldChar w:fldCharType="end"/>
        </w:r>
      </w:hyperlink>
    </w:p>
    <w:p w14:paraId="639F1DD1" w14:textId="760F14F0" w:rsidR="00975001" w:rsidRPr="002D6189" w:rsidRDefault="00975001">
      <w:pPr>
        <w:pStyle w:val="TOC3"/>
        <w:rPr>
          <w:rFonts w:ascii="Calibri" w:hAnsi="Calibri"/>
          <w:iCs w:val="0"/>
          <w:noProof/>
          <w:color w:val="auto"/>
          <w:szCs w:val="22"/>
          <w:lang w:val="fr-CA" w:eastAsia="fr-CA"/>
        </w:rPr>
      </w:pPr>
      <w:hyperlink w:anchor="_Toc33438537" w:history="1">
        <w:r w:rsidRPr="00A07135">
          <w:rPr>
            <w:rStyle w:val="Hyperlink"/>
            <w:noProof/>
          </w:rPr>
          <w:t>3.</w:t>
        </w:r>
        <w:r w:rsidR="008F66FE">
          <w:rPr>
            <w:rStyle w:val="Hyperlink"/>
            <w:noProof/>
          </w:rPr>
          <w:t>6</w:t>
        </w:r>
        <w:r w:rsidRPr="002D6189">
          <w:rPr>
            <w:rFonts w:ascii="Calibri" w:hAnsi="Calibri"/>
            <w:iCs w:val="0"/>
            <w:noProof/>
            <w:color w:val="auto"/>
            <w:szCs w:val="22"/>
            <w:lang w:val="fr-CA" w:eastAsia="fr-CA"/>
          </w:rPr>
          <w:tab/>
        </w:r>
        <w:r w:rsidRPr="00A07135">
          <w:rPr>
            <w:rStyle w:val="Hyperlink"/>
            <w:noProof/>
          </w:rPr>
          <w:t>Salary Administration</w:t>
        </w:r>
        <w:r>
          <w:rPr>
            <w:noProof/>
            <w:webHidden/>
          </w:rPr>
          <w:tab/>
        </w:r>
        <w:r>
          <w:rPr>
            <w:noProof/>
            <w:webHidden/>
          </w:rPr>
          <w:fldChar w:fldCharType="begin"/>
        </w:r>
        <w:r>
          <w:rPr>
            <w:noProof/>
            <w:webHidden/>
          </w:rPr>
          <w:instrText xml:space="preserve"> PAGEREF _Toc33438537 \h </w:instrText>
        </w:r>
        <w:r>
          <w:rPr>
            <w:noProof/>
            <w:webHidden/>
          </w:rPr>
        </w:r>
        <w:r>
          <w:rPr>
            <w:noProof/>
            <w:webHidden/>
          </w:rPr>
          <w:fldChar w:fldCharType="separate"/>
        </w:r>
        <w:r w:rsidR="0030373C">
          <w:rPr>
            <w:noProof/>
            <w:webHidden/>
          </w:rPr>
          <w:t>11</w:t>
        </w:r>
        <w:r>
          <w:rPr>
            <w:noProof/>
            <w:webHidden/>
          </w:rPr>
          <w:fldChar w:fldCharType="end"/>
        </w:r>
      </w:hyperlink>
    </w:p>
    <w:p w14:paraId="6A47C22D" w14:textId="7E1954DE" w:rsidR="00975001" w:rsidRPr="002D6189" w:rsidRDefault="00975001">
      <w:pPr>
        <w:pStyle w:val="TOC3"/>
        <w:rPr>
          <w:rFonts w:ascii="Calibri" w:hAnsi="Calibri"/>
          <w:iCs w:val="0"/>
          <w:noProof/>
          <w:color w:val="auto"/>
          <w:szCs w:val="22"/>
          <w:lang w:val="fr-CA" w:eastAsia="fr-CA"/>
        </w:rPr>
      </w:pPr>
      <w:hyperlink w:anchor="_Toc33438538" w:history="1">
        <w:r w:rsidRPr="00A07135">
          <w:rPr>
            <w:rStyle w:val="Hyperlink"/>
            <w:noProof/>
          </w:rPr>
          <w:t>3.</w:t>
        </w:r>
        <w:r w:rsidR="008F66FE">
          <w:rPr>
            <w:rStyle w:val="Hyperlink"/>
            <w:noProof/>
          </w:rPr>
          <w:t>7</w:t>
        </w:r>
        <w:r w:rsidRPr="002D6189">
          <w:rPr>
            <w:rFonts w:ascii="Calibri" w:hAnsi="Calibri"/>
            <w:iCs w:val="0"/>
            <w:noProof/>
            <w:color w:val="auto"/>
            <w:szCs w:val="22"/>
            <w:lang w:val="fr-CA" w:eastAsia="fr-CA"/>
          </w:rPr>
          <w:tab/>
        </w:r>
        <w:r w:rsidRPr="00A07135">
          <w:rPr>
            <w:rStyle w:val="Hyperlink"/>
            <w:noProof/>
          </w:rPr>
          <w:t>Professional Development</w:t>
        </w:r>
        <w:r>
          <w:rPr>
            <w:noProof/>
            <w:webHidden/>
          </w:rPr>
          <w:tab/>
        </w:r>
        <w:r>
          <w:rPr>
            <w:noProof/>
            <w:webHidden/>
          </w:rPr>
          <w:fldChar w:fldCharType="begin"/>
        </w:r>
        <w:r>
          <w:rPr>
            <w:noProof/>
            <w:webHidden/>
          </w:rPr>
          <w:instrText xml:space="preserve"> PAGEREF _Toc33438538 \h </w:instrText>
        </w:r>
        <w:r>
          <w:rPr>
            <w:noProof/>
            <w:webHidden/>
          </w:rPr>
        </w:r>
        <w:r>
          <w:rPr>
            <w:noProof/>
            <w:webHidden/>
          </w:rPr>
          <w:fldChar w:fldCharType="separate"/>
        </w:r>
        <w:r w:rsidR="0030373C">
          <w:rPr>
            <w:noProof/>
            <w:webHidden/>
          </w:rPr>
          <w:t>12</w:t>
        </w:r>
        <w:r>
          <w:rPr>
            <w:noProof/>
            <w:webHidden/>
          </w:rPr>
          <w:fldChar w:fldCharType="end"/>
        </w:r>
      </w:hyperlink>
    </w:p>
    <w:p w14:paraId="5DF11DB9" w14:textId="399C4949" w:rsidR="00975001" w:rsidRPr="002D6189" w:rsidRDefault="00975001">
      <w:pPr>
        <w:pStyle w:val="TOC2"/>
        <w:framePr w:wrap="notBeside"/>
        <w:rPr>
          <w:rFonts w:ascii="Calibri" w:hAnsi="Calibri"/>
          <w:bCs w:val="0"/>
          <w:color w:val="auto"/>
          <w:szCs w:val="22"/>
          <w:lang w:val="fr-CA" w:eastAsia="fr-CA"/>
        </w:rPr>
      </w:pPr>
      <w:hyperlink w:anchor="_Toc33438539" w:history="1">
        <w:r w:rsidRPr="00A07135">
          <w:rPr>
            <w:rStyle w:val="Hyperlink"/>
          </w:rPr>
          <w:t>4.</w:t>
        </w:r>
        <w:r w:rsidRPr="002D6189">
          <w:rPr>
            <w:rFonts w:ascii="Calibri" w:hAnsi="Calibri"/>
            <w:bCs w:val="0"/>
            <w:color w:val="auto"/>
            <w:szCs w:val="22"/>
            <w:lang w:val="fr-CA" w:eastAsia="fr-CA"/>
          </w:rPr>
          <w:tab/>
        </w:r>
        <w:r w:rsidRPr="00A07135">
          <w:rPr>
            <w:rStyle w:val="Hyperlink"/>
          </w:rPr>
          <w:t>Employee Benefit Programs</w:t>
        </w:r>
        <w:r>
          <w:rPr>
            <w:webHidden/>
          </w:rPr>
          <w:tab/>
        </w:r>
        <w:r>
          <w:rPr>
            <w:webHidden/>
          </w:rPr>
          <w:fldChar w:fldCharType="begin"/>
        </w:r>
        <w:r>
          <w:rPr>
            <w:webHidden/>
          </w:rPr>
          <w:instrText xml:space="preserve"> PAGEREF _Toc33438539 \h </w:instrText>
        </w:r>
        <w:r>
          <w:rPr>
            <w:webHidden/>
          </w:rPr>
        </w:r>
        <w:r>
          <w:rPr>
            <w:webHidden/>
          </w:rPr>
          <w:fldChar w:fldCharType="separate"/>
        </w:r>
        <w:r w:rsidR="0030373C">
          <w:rPr>
            <w:webHidden/>
          </w:rPr>
          <w:t>13</w:t>
        </w:r>
        <w:r>
          <w:rPr>
            <w:webHidden/>
          </w:rPr>
          <w:fldChar w:fldCharType="end"/>
        </w:r>
      </w:hyperlink>
    </w:p>
    <w:p w14:paraId="060E3932" w14:textId="0EBCF4F4" w:rsidR="00975001" w:rsidRPr="002D6189" w:rsidRDefault="00975001">
      <w:pPr>
        <w:pStyle w:val="TOC3"/>
        <w:rPr>
          <w:rFonts w:ascii="Calibri" w:hAnsi="Calibri"/>
          <w:iCs w:val="0"/>
          <w:noProof/>
          <w:color w:val="auto"/>
          <w:szCs w:val="22"/>
          <w:lang w:val="fr-CA" w:eastAsia="fr-CA"/>
        </w:rPr>
      </w:pPr>
      <w:hyperlink w:anchor="_Toc33438540" w:history="1">
        <w:r w:rsidRPr="00A07135">
          <w:rPr>
            <w:rStyle w:val="Hyperlink"/>
            <w:noProof/>
          </w:rPr>
          <w:t>4.1</w:t>
        </w:r>
        <w:r w:rsidRPr="002D6189">
          <w:rPr>
            <w:rFonts w:ascii="Calibri" w:hAnsi="Calibri"/>
            <w:iCs w:val="0"/>
            <w:noProof/>
            <w:color w:val="auto"/>
            <w:szCs w:val="22"/>
            <w:lang w:val="fr-CA" w:eastAsia="fr-CA"/>
          </w:rPr>
          <w:tab/>
        </w:r>
        <w:r w:rsidRPr="00A07135">
          <w:rPr>
            <w:rStyle w:val="Hyperlink"/>
            <w:noProof/>
          </w:rPr>
          <w:t>Employee Benefits</w:t>
        </w:r>
        <w:r>
          <w:rPr>
            <w:noProof/>
            <w:webHidden/>
          </w:rPr>
          <w:tab/>
        </w:r>
        <w:r>
          <w:rPr>
            <w:noProof/>
            <w:webHidden/>
          </w:rPr>
          <w:fldChar w:fldCharType="begin"/>
        </w:r>
        <w:r>
          <w:rPr>
            <w:noProof/>
            <w:webHidden/>
          </w:rPr>
          <w:instrText xml:space="preserve"> PAGEREF _Toc33438540 \h </w:instrText>
        </w:r>
        <w:r>
          <w:rPr>
            <w:noProof/>
            <w:webHidden/>
          </w:rPr>
        </w:r>
        <w:r>
          <w:rPr>
            <w:noProof/>
            <w:webHidden/>
          </w:rPr>
          <w:fldChar w:fldCharType="separate"/>
        </w:r>
        <w:r w:rsidR="0030373C">
          <w:rPr>
            <w:noProof/>
            <w:webHidden/>
          </w:rPr>
          <w:t>13</w:t>
        </w:r>
        <w:r>
          <w:rPr>
            <w:noProof/>
            <w:webHidden/>
          </w:rPr>
          <w:fldChar w:fldCharType="end"/>
        </w:r>
      </w:hyperlink>
    </w:p>
    <w:p w14:paraId="6AB4F7B9" w14:textId="68BA0DA6" w:rsidR="00975001" w:rsidRPr="002D6189" w:rsidRDefault="00975001">
      <w:pPr>
        <w:pStyle w:val="TOC3"/>
        <w:rPr>
          <w:rFonts w:ascii="Calibri" w:hAnsi="Calibri"/>
          <w:iCs w:val="0"/>
          <w:noProof/>
          <w:color w:val="auto"/>
          <w:szCs w:val="22"/>
          <w:lang w:val="fr-CA" w:eastAsia="fr-CA"/>
        </w:rPr>
      </w:pPr>
      <w:hyperlink w:anchor="_Toc33438541" w:history="1">
        <w:r w:rsidRPr="00A07135">
          <w:rPr>
            <w:rStyle w:val="Hyperlink"/>
            <w:noProof/>
          </w:rPr>
          <w:t>4.2</w:t>
        </w:r>
        <w:r w:rsidRPr="002D6189">
          <w:rPr>
            <w:rFonts w:ascii="Calibri" w:hAnsi="Calibri"/>
            <w:iCs w:val="0"/>
            <w:noProof/>
            <w:color w:val="auto"/>
            <w:szCs w:val="22"/>
            <w:lang w:val="fr-CA" w:eastAsia="fr-CA"/>
          </w:rPr>
          <w:tab/>
        </w:r>
        <w:r w:rsidRPr="00A07135">
          <w:rPr>
            <w:rStyle w:val="Hyperlink"/>
            <w:noProof/>
          </w:rPr>
          <w:t>Vacation Benefits</w:t>
        </w:r>
        <w:r>
          <w:rPr>
            <w:noProof/>
            <w:webHidden/>
          </w:rPr>
          <w:tab/>
        </w:r>
        <w:r>
          <w:rPr>
            <w:noProof/>
            <w:webHidden/>
          </w:rPr>
          <w:fldChar w:fldCharType="begin"/>
        </w:r>
        <w:r>
          <w:rPr>
            <w:noProof/>
            <w:webHidden/>
          </w:rPr>
          <w:instrText xml:space="preserve"> PAGEREF _Toc33438541 \h </w:instrText>
        </w:r>
        <w:r>
          <w:rPr>
            <w:noProof/>
            <w:webHidden/>
          </w:rPr>
        </w:r>
        <w:r>
          <w:rPr>
            <w:noProof/>
            <w:webHidden/>
          </w:rPr>
          <w:fldChar w:fldCharType="separate"/>
        </w:r>
        <w:r w:rsidR="0030373C">
          <w:rPr>
            <w:noProof/>
            <w:webHidden/>
          </w:rPr>
          <w:t>13</w:t>
        </w:r>
        <w:r>
          <w:rPr>
            <w:noProof/>
            <w:webHidden/>
          </w:rPr>
          <w:fldChar w:fldCharType="end"/>
        </w:r>
      </w:hyperlink>
    </w:p>
    <w:p w14:paraId="79094B08" w14:textId="5CED3A23" w:rsidR="00975001" w:rsidRPr="002D6189" w:rsidRDefault="00975001">
      <w:pPr>
        <w:pStyle w:val="TOC3"/>
        <w:rPr>
          <w:rFonts w:ascii="Calibri" w:hAnsi="Calibri"/>
          <w:iCs w:val="0"/>
          <w:noProof/>
          <w:color w:val="auto"/>
          <w:szCs w:val="22"/>
          <w:lang w:val="fr-CA" w:eastAsia="fr-CA"/>
        </w:rPr>
      </w:pPr>
      <w:hyperlink w:anchor="_Toc33438544" w:history="1">
        <w:r w:rsidRPr="00A07135">
          <w:rPr>
            <w:rStyle w:val="Hyperlink"/>
            <w:noProof/>
          </w:rPr>
          <w:t>4.</w:t>
        </w:r>
        <w:r w:rsidR="008F66FE">
          <w:rPr>
            <w:rStyle w:val="Hyperlink"/>
            <w:noProof/>
          </w:rPr>
          <w:t>3</w:t>
        </w:r>
        <w:r w:rsidRPr="002D6189">
          <w:rPr>
            <w:rFonts w:ascii="Calibri" w:hAnsi="Calibri"/>
            <w:iCs w:val="0"/>
            <w:noProof/>
            <w:color w:val="auto"/>
            <w:szCs w:val="22"/>
            <w:lang w:val="fr-CA" w:eastAsia="fr-CA"/>
          </w:rPr>
          <w:tab/>
        </w:r>
        <w:r w:rsidRPr="00A07135">
          <w:rPr>
            <w:rStyle w:val="Hyperlink"/>
            <w:noProof/>
          </w:rPr>
          <w:t>Holidays</w:t>
        </w:r>
        <w:r>
          <w:rPr>
            <w:noProof/>
            <w:webHidden/>
          </w:rPr>
          <w:tab/>
        </w:r>
        <w:r>
          <w:rPr>
            <w:noProof/>
            <w:webHidden/>
          </w:rPr>
          <w:fldChar w:fldCharType="begin"/>
        </w:r>
        <w:r>
          <w:rPr>
            <w:noProof/>
            <w:webHidden/>
          </w:rPr>
          <w:instrText xml:space="preserve"> PAGEREF _Toc33438544 \h </w:instrText>
        </w:r>
        <w:r>
          <w:rPr>
            <w:noProof/>
            <w:webHidden/>
          </w:rPr>
        </w:r>
        <w:r>
          <w:rPr>
            <w:noProof/>
            <w:webHidden/>
          </w:rPr>
          <w:fldChar w:fldCharType="separate"/>
        </w:r>
        <w:r w:rsidR="0030373C">
          <w:rPr>
            <w:noProof/>
            <w:webHidden/>
          </w:rPr>
          <w:t>14</w:t>
        </w:r>
        <w:r>
          <w:rPr>
            <w:noProof/>
            <w:webHidden/>
          </w:rPr>
          <w:fldChar w:fldCharType="end"/>
        </w:r>
      </w:hyperlink>
    </w:p>
    <w:p w14:paraId="749066B7" w14:textId="026A4377" w:rsidR="00975001" w:rsidRPr="002D6189" w:rsidRDefault="00975001">
      <w:pPr>
        <w:pStyle w:val="TOC3"/>
        <w:rPr>
          <w:rFonts w:ascii="Calibri" w:hAnsi="Calibri"/>
          <w:iCs w:val="0"/>
          <w:noProof/>
          <w:color w:val="auto"/>
          <w:szCs w:val="22"/>
          <w:lang w:val="fr-CA" w:eastAsia="fr-CA"/>
        </w:rPr>
      </w:pPr>
      <w:hyperlink w:anchor="_Toc33438545" w:history="1">
        <w:r w:rsidRPr="00A07135">
          <w:rPr>
            <w:rStyle w:val="Hyperlink"/>
            <w:noProof/>
          </w:rPr>
          <w:t>4.</w:t>
        </w:r>
        <w:r w:rsidR="008F66FE">
          <w:rPr>
            <w:rStyle w:val="Hyperlink"/>
            <w:noProof/>
          </w:rPr>
          <w:t>4</w:t>
        </w:r>
        <w:r w:rsidRPr="002D6189">
          <w:rPr>
            <w:rFonts w:ascii="Calibri" w:hAnsi="Calibri"/>
            <w:iCs w:val="0"/>
            <w:noProof/>
            <w:color w:val="auto"/>
            <w:szCs w:val="22"/>
            <w:lang w:val="fr-CA" w:eastAsia="fr-CA"/>
          </w:rPr>
          <w:tab/>
        </w:r>
        <w:r w:rsidRPr="00A07135">
          <w:rPr>
            <w:rStyle w:val="Hyperlink"/>
            <w:noProof/>
          </w:rPr>
          <w:t>Workers Insurance</w:t>
        </w:r>
        <w:r>
          <w:rPr>
            <w:noProof/>
            <w:webHidden/>
          </w:rPr>
          <w:tab/>
        </w:r>
        <w:r>
          <w:rPr>
            <w:noProof/>
            <w:webHidden/>
          </w:rPr>
          <w:fldChar w:fldCharType="begin"/>
        </w:r>
        <w:r>
          <w:rPr>
            <w:noProof/>
            <w:webHidden/>
          </w:rPr>
          <w:instrText xml:space="preserve"> PAGEREF _Toc33438545 \h </w:instrText>
        </w:r>
        <w:r>
          <w:rPr>
            <w:noProof/>
            <w:webHidden/>
          </w:rPr>
        </w:r>
        <w:r>
          <w:rPr>
            <w:noProof/>
            <w:webHidden/>
          </w:rPr>
          <w:fldChar w:fldCharType="separate"/>
        </w:r>
        <w:r w:rsidR="0030373C">
          <w:rPr>
            <w:noProof/>
            <w:webHidden/>
          </w:rPr>
          <w:t>14</w:t>
        </w:r>
        <w:r>
          <w:rPr>
            <w:noProof/>
            <w:webHidden/>
          </w:rPr>
          <w:fldChar w:fldCharType="end"/>
        </w:r>
      </w:hyperlink>
    </w:p>
    <w:p w14:paraId="62C18193" w14:textId="549CA5AF" w:rsidR="00975001" w:rsidRPr="002D6189" w:rsidRDefault="00975001">
      <w:pPr>
        <w:pStyle w:val="TOC3"/>
        <w:rPr>
          <w:rFonts w:ascii="Calibri" w:hAnsi="Calibri"/>
          <w:iCs w:val="0"/>
          <w:noProof/>
          <w:color w:val="auto"/>
          <w:szCs w:val="22"/>
          <w:lang w:val="fr-CA" w:eastAsia="fr-CA"/>
        </w:rPr>
      </w:pPr>
      <w:hyperlink w:anchor="_Toc33438546" w:history="1">
        <w:r w:rsidRPr="00A07135">
          <w:rPr>
            <w:rStyle w:val="Hyperlink"/>
            <w:noProof/>
          </w:rPr>
          <w:t>4.</w:t>
        </w:r>
        <w:r w:rsidR="008F66FE">
          <w:rPr>
            <w:rStyle w:val="Hyperlink"/>
            <w:noProof/>
          </w:rPr>
          <w:t>5</w:t>
        </w:r>
        <w:r w:rsidRPr="002D6189">
          <w:rPr>
            <w:rFonts w:ascii="Calibri" w:hAnsi="Calibri"/>
            <w:iCs w:val="0"/>
            <w:noProof/>
            <w:color w:val="auto"/>
            <w:szCs w:val="22"/>
            <w:lang w:val="fr-CA" w:eastAsia="fr-CA"/>
          </w:rPr>
          <w:tab/>
        </w:r>
        <w:r w:rsidRPr="00A07135">
          <w:rPr>
            <w:rStyle w:val="Hyperlink"/>
            <w:noProof/>
          </w:rPr>
          <w:t>Sick Leave Benefits</w:t>
        </w:r>
        <w:r>
          <w:rPr>
            <w:noProof/>
            <w:webHidden/>
          </w:rPr>
          <w:tab/>
        </w:r>
        <w:r>
          <w:rPr>
            <w:noProof/>
            <w:webHidden/>
          </w:rPr>
          <w:fldChar w:fldCharType="begin"/>
        </w:r>
        <w:r>
          <w:rPr>
            <w:noProof/>
            <w:webHidden/>
          </w:rPr>
          <w:instrText xml:space="preserve"> PAGEREF _Toc33438546 \h </w:instrText>
        </w:r>
        <w:r>
          <w:rPr>
            <w:noProof/>
            <w:webHidden/>
          </w:rPr>
        </w:r>
        <w:r>
          <w:rPr>
            <w:noProof/>
            <w:webHidden/>
          </w:rPr>
          <w:fldChar w:fldCharType="separate"/>
        </w:r>
        <w:r w:rsidR="0030373C">
          <w:rPr>
            <w:noProof/>
            <w:webHidden/>
          </w:rPr>
          <w:t>14</w:t>
        </w:r>
        <w:r>
          <w:rPr>
            <w:noProof/>
            <w:webHidden/>
          </w:rPr>
          <w:fldChar w:fldCharType="end"/>
        </w:r>
      </w:hyperlink>
    </w:p>
    <w:p w14:paraId="3494D16D" w14:textId="76E6318B" w:rsidR="00975001" w:rsidRPr="002D6189" w:rsidRDefault="00975001">
      <w:pPr>
        <w:pStyle w:val="TOC3"/>
        <w:rPr>
          <w:rFonts w:ascii="Calibri" w:hAnsi="Calibri"/>
          <w:iCs w:val="0"/>
          <w:noProof/>
          <w:color w:val="auto"/>
          <w:szCs w:val="22"/>
          <w:lang w:val="fr-CA" w:eastAsia="fr-CA"/>
        </w:rPr>
      </w:pPr>
      <w:hyperlink w:anchor="_Toc33438547" w:history="1">
        <w:r w:rsidRPr="00A07135">
          <w:rPr>
            <w:rStyle w:val="Hyperlink"/>
            <w:noProof/>
          </w:rPr>
          <w:t>4.</w:t>
        </w:r>
        <w:r w:rsidR="008F66FE">
          <w:rPr>
            <w:rStyle w:val="Hyperlink"/>
            <w:noProof/>
          </w:rPr>
          <w:t>6</w:t>
        </w:r>
        <w:r w:rsidRPr="002D6189">
          <w:rPr>
            <w:rFonts w:ascii="Calibri" w:hAnsi="Calibri"/>
            <w:iCs w:val="0"/>
            <w:noProof/>
            <w:color w:val="auto"/>
            <w:szCs w:val="22"/>
            <w:lang w:val="fr-CA" w:eastAsia="fr-CA"/>
          </w:rPr>
          <w:tab/>
        </w:r>
        <w:r w:rsidRPr="00A07135">
          <w:rPr>
            <w:rStyle w:val="Hyperlink"/>
            <w:noProof/>
          </w:rPr>
          <w:t>Bereavement Leave</w:t>
        </w:r>
        <w:r>
          <w:rPr>
            <w:noProof/>
            <w:webHidden/>
          </w:rPr>
          <w:tab/>
        </w:r>
        <w:r>
          <w:rPr>
            <w:noProof/>
            <w:webHidden/>
          </w:rPr>
          <w:fldChar w:fldCharType="begin"/>
        </w:r>
        <w:r>
          <w:rPr>
            <w:noProof/>
            <w:webHidden/>
          </w:rPr>
          <w:instrText xml:space="preserve"> PAGEREF _Toc33438547 \h </w:instrText>
        </w:r>
        <w:r>
          <w:rPr>
            <w:noProof/>
            <w:webHidden/>
          </w:rPr>
        </w:r>
        <w:r>
          <w:rPr>
            <w:noProof/>
            <w:webHidden/>
          </w:rPr>
          <w:fldChar w:fldCharType="separate"/>
        </w:r>
        <w:r w:rsidR="0030373C">
          <w:rPr>
            <w:noProof/>
            <w:webHidden/>
          </w:rPr>
          <w:t>15</w:t>
        </w:r>
        <w:r>
          <w:rPr>
            <w:noProof/>
            <w:webHidden/>
          </w:rPr>
          <w:fldChar w:fldCharType="end"/>
        </w:r>
      </w:hyperlink>
    </w:p>
    <w:p w14:paraId="131F96B9" w14:textId="58E9F527" w:rsidR="00975001" w:rsidRPr="002D6189" w:rsidRDefault="00975001">
      <w:pPr>
        <w:pStyle w:val="TOC3"/>
        <w:rPr>
          <w:rFonts w:ascii="Calibri" w:hAnsi="Calibri"/>
          <w:iCs w:val="0"/>
          <w:noProof/>
          <w:color w:val="auto"/>
          <w:szCs w:val="22"/>
          <w:lang w:val="fr-CA" w:eastAsia="fr-CA"/>
        </w:rPr>
      </w:pPr>
      <w:hyperlink w:anchor="_Toc33438550" w:history="1">
        <w:r w:rsidRPr="00A07135">
          <w:rPr>
            <w:rStyle w:val="Hyperlink"/>
            <w:noProof/>
          </w:rPr>
          <w:t>4.</w:t>
        </w:r>
        <w:r w:rsidR="008F66FE">
          <w:rPr>
            <w:rStyle w:val="Hyperlink"/>
            <w:noProof/>
          </w:rPr>
          <w:t>7</w:t>
        </w:r>
        <w:r w:rsidRPr="002D6189">
          <w:rPr>
            <w:rFonts w:ascii="Calibri" w:hAnsi="Calibri"/>
            <w:iCs w:val="0"/>
            <w:noProof/>
            <w:color w:val="auto"/>
            <w:szCs w:val="22"/>
            <w:lang w:val="fr-CA" w:eastAsia="fr-CA"/>
          </w:rPr>
          <w:tab/>
        </w:r>
        <w:r w:rsidRPr="00A07135">
          <w:rPr>
            <w:rStyle w:val="Hyperlink"/>
            <w:noProof/>
          </w:rPr>
          <w:t>Health Insurance</w:t>
        </w:r>
        <w:r>
          <w:rPr>
            <w:noProof/>
            <w:webHidden/>
          </w:rPr>
          <w:tab/>
        </w:r>
        <w:r>
          <w:rPr>
            <w:noProof/>
            <w:webHidden/>
          </w:rPr>
          <w:fldChar w:fldCharType="begin"/>
        </w:r>
        <w:r>
          <w:rPr>
            <w:noProof/>
            <w:webHidden/>
          </w:rPr>
          <w:instrText xml:space="preserve"> PAGEREF _Toc33438550 \h </w:instrText>
        </w:r>
        <w:r>
          <w:rPr>
            <w:noProof/>
            <w:webHidden/>
          </w:rPr>
        </w:r>
        <w:r>
          <w:rPr>
            <w:noProof/>
            <w:webHidden/>
          </w:rPr>
          <w:fldChar w:fldCharType="separate"/>
        </w:r>
        <w:r w:rsidR="0030373C">
          <w:rPr>
            <w:noProof/>
            <w:webHidden/>
          </w:rPr>
          <w:t>15</w:t>
        </w:r>
        <w:r>
          <w:rPr>
            <w:noProof/>
            <w:webHidden/>
          </w:rPr>
          <w:fldChar w:fldCharType="end"/>
        </w:r>
      </w:hyperlink>
    </w:p>
    <w:p w14:paraId="2D85D6CF" w14:textId="0F1D7FA3" w:rsidR="00975001" w:rsidRPr="002D6189" w:rsidRDefault="00975001">
      <w:pPr>
        <w:pStyle w:val="TOC2"/>
        <w:framePr w:wrap="notBeside"/>
        <w:rPr>
          <w:rFonts w:ascii="Calibri" w:hAnsi="Calibri"/>
          <w:bCs w:val="0"/>
          <w:color w:val="auto"/>
          <w:szCs w:val="22"/>
          <w:lang w:val="fr-CA" w:eastAsia="fr-CA"/>
        </w:rPr>
      </w:pPr>
      <w:hyperlink w:anchor="_Toc33438554" w:history="1">
        <w:r w:rsidRPr="00A07135">
          <w:rPr>
            <w:rStyle w:val="Hyperlink"/>
          </w:rPr>
          <w:t>5.</w:t>
        </w:r>
        <w:r w:rsidRPr="002D6189">
          <w:rPr>
            <w:rFonts w:ascii="Calibri" w:hAnsi="Calibri"/>
            <w:bCs w:val="0"/>
            <w:color w:val="auto"/>
            <w:szCs w:val="22"/>
            <w:lang w:val="fr-CA" w:eastAsia="fr-CA"/>
          </w:rPr>
          <w:tab/>
        </w:r>
        <w:r w:rsidRPr="00A07135">
          <w:rPr>
            <w:rStyle w:val="Hyperlink"/>
          </w:rPr>
          <w:t>Timekeeping / Payroll</w:t>
        </w:r>
        <w:r>
          <w:rPr>
            <w:webHidden/>
          </w:rPr>
          <w:tab/>
        </w:r>
        <w:r>
          <w:rPr>
            <w:webHidden/>
          </w:rPr>
          <w:fldChar w:fldCharType="begin"/>
        </w:r>
        <w:r>
          <w:rPr>
            <w:webHidden/>
          </w:rPr>
          <w:instrText xml:space="preserve"> PAGEREF _Toc33438554 \h </w:instrText>
        </w:r>
        <w:r>
          <w:rPr>
            <w:webHidden/>
          </w:rPr>
        </w:r>
        <w:r>
          <w:rPr>
            <w:webHidden/>
          </w:rPr>
          <w:fldChar w:fldCharType="separate"/>
        </w:r>
        <w:r w:rsidR="0030373C">
          <w:rPr>
            <w:webHidden/>
          </w:rPr>
          <w:t>17</w:t>
        </w:r>
        <w:r>
          <w:rPr>
            <w:webHidden/>
          </w:rPr>
          <w:fldChar w:fldCharType="end"/>
        </w:r>
      </w:hyperlink>
    </w:p>
    <w:p w14:paraId="18632DD8" w14:textId="63E1C5D8" w:rsidR="00975001" w:rsidRPr="002D6189" w:rsidRDefault="00975001">
      <w:pPr>
        <w:pStyle w:val="TOC3"/>
        <w:rPr>
          <w:rFonts w:ascii="Calibri" w:hAnsi="Calibri"/>
          <w:iCs w:val="0"/>
          <w:noProof/>
          <w:color w:val="auto"/>
          <w:szCs w:val="22"/>
          <w:lang w:val="fr-CA" w:eastAsia="fr-CA"/>
        </w:rPr>
      </w:pPr>
      <w:hyperlink w:anchor="_Toc33438557" w:history="1">
        <w:r w:rsidRPr="00A07135">
          <w:rPr>
            <w:rStyle w:val="Hyperlink"/>
            <w:noProof/>
          </w:rPr>
          <w:t>5.</w:t>
        </w:r>
        <w:r w:rsidR="007A13E2">
          <w:rPr>
            <w:rStyle w:val="Hyperlink"/>
            <w:noProof/>
          </w:rPr>
          <w:t>1</w:t>
        </w:r>
        <w:r w:rsidRPr="002D6189">
          <w:rPr>
            <w:rFonts w:ascii="Calibri" w:hAnsi="Calibri"/>
            <w:iCs w:val="0"/>
            <w:noProof/>
            <w:color w:val="auto"/>
            <w:szCs w:val="22"/>
            <w:lang w:val="fr-CA" w:eastAsia="fr-CA"/>
          </w:rPr>
          <w:tab/>
        </w:r>
        <w:r w:rsidRPr="00A07135">
          <w:rPr>
            <w:rStyle w:val="Hyperlink"/>
            <w:noProof/>
          </w:rPr>
          <w:t>Employment Termination</w:t>
        </w:r>
        <w:r>
          <w:rPr>
            <w:noProof/>
            <w:webHidden/>
          </w:rPr>
          <w:tab/>
        </w:r>
        <w:r>
          <w:rPr>
            <w:noProof/>
            <w:webHidden/>
          </w:rPr>
          <w:fldChar w:fldCharType="begin"/>
        </w:r>
        <w:r>
          <w:rPr>
            <w:noProof/>
            <w:webHidden/>
          </w:rPr>
          <w:instrText xml:space="preserve"> PAGEREF _Toc33438557 \h </w:instrText>
        </w:r>
        <w:r>
          <w:rPr>
            <w:noProof/>
            <w:webHidden/>
          </w:rPr>
        </w:r>
        <w:r>
          <w:rPr>
            <w:noProof/>
            <w:webHidden/>
          </w:rPr>
          <w:fldChar w:fldCharType="separate"/>
        </w:r>
        <w:r w:rsidR="0030373C">
          <w:rPr>
            <w:noProof/>
            <w:webHidden/>
          </w:rPr>
          <w:t>17</w:t>
        </w:r>
        <w:r>
          <w:rPr>
            <w:noProof/>
            <w:webHidden/>
          </w:rPr>
          <w:fldChar w:fldCharType="end"/>
        </w:r>
      </w:hyperlink>
    </w:p>
    <w:p w14:paraId="2FE27489" w14:textId="4B4D7689" w:rsidR="00975001" w:rsidRPr="002D6189" w:rsidRDefault="00975001">
      <w:pPr>
        <w:pStyle w:val="TOC3"/>
        <w:rPr>
          <w:rFonts w:ascii="Calibri" w:hAnsi="Calibri"/>
          <w:iCs w:val="0"/>
          <w:noProof/>
          <w:color w:val="auto"/>
          <w:szCs w:val="22"/>
          <w:lang w:val="fr-CA" w:eastAsia="fr-CA"/>
        </w:rPr>
      </w:pPr>
      <w:hyperlink w:anchor="_Toc33438558" w:history="1">
        <w:r w:rsidRPr="00A07135">
          <w:rPr>
            <w:rStyle w:val="Hyperlink"/>
            <w:noProof/>
          </w:rPr>
          <w:t>5.</w:t>
        </w:r>
        <w:r w:rsidR="007A13E2">
          <w:rPr>
            <w:rStyle w:val="Hyperlink"/>
            <w:noProof/>
          </w:rPr>
          <w:t>2</w:t>
        </w:r>
        <w:r w:rsidRPr="002D6189">
          <w:rPr>
            <w:rFonts w:ascii="Calibri" w:hAnsi="Calibri"/>
            <w:iCs w:val="0"/>
            <w:noProof/>
            <w:color w:val="auto"/>
            <w:szCs w:val="22"/>
            <w:lang w:val="fr-CA" w:eastAsia="fr-CA"/>
          </w:rPr>
          <w:tab/>
        </w:r>
        <w:r w:rsidRPr="00A07135">
          <w:rPr>
            <w:rStyle w:val="Hyperlink"/>
            <w:noProof/>
          </w:rPr>
          <w:t>Administrative Pay Corrections</w:t>
        </w:r>
        <w:r>
          <w:rPr>
            <w:noProof/>
            <w:webHidden/>
          </w:rPr>
          <w:tab/>
        </w:r>
        <w:r>
          <w:rPr>
            <w:noProof/>
            <w:webHidden/>
          </w:rPr>
          <w:fldChar w:fldCharType="begin"/>
        </w:r>
        <w:r>
          <w:rPr>
            <w:noProof/>
            <w:webHidden/>
          </w:rPr>
          <w:instrText xml:space="preserve"> PAGEREF _Toc33438558 \h </w:instrText>
        </w:r>
        <w:r>
          <w:rPr>
            <w:noProof/>
            <w:webHidden/>
          </w:rPr>
        </w:r>
        <w:r>
          <w:rPr>
            <w:noProof/>
            <w:webHidden/>
          </w:rPr>
          <w:fldChar w:fldCharType="separate"/>
        </w:r>
        <w:r w:rsidR="0030373C">
          <w:rPr>
            <w:noProof/>
            <w:webHidden/>
          </w:rPr>
          <w:t>18</w:t>
        </w:r>
        <w:r>
          <w:rPr>
            <w:noProof/>
            <w:webHidden/>
          </w:rPr>
          <w:fldChar w:fldCharType="end"/>
        </w:r>
      </w:hyperlink>
    </w:p>
    <w:p w14:paraId="1D9D8709" w14:textId="57767AAC" w:rsidR="00975001" w:rsidRPr="002D6189" w:rsidRDefault="00975001">
      <w:pPr>
        <w:pStyle w:val="TOC2"/>
        <w:framePr w:wrap="notBeside"/>
        <w:rPr>
          <w:rFonts w:ascii="Calibri" w:hAnsi="Calibri"/>
          <w:bCs w:val="0"/>
          <w:color w:val="auto"/>
          <w:szCs w:val="22"/>
          <w:lang w:val="fr-CA" w:eastAsia="fr-CA"/>
        </w:rPr>
      </w:pPr>
      <w:hyperlink w:anchor="_Toc33438559" w:history="1">
        <w:r w:rsidRPr="00A07135">
          <w:rPr>
            <w:rStyle w:val="Hyperlink"/>
          </w:rPr>
          <w:t>6.</w:t>
        </w:r>
        <w:r w:rsidRPr="002D6189">
          <w:rPr>
            <w:rFonts w:ascii="Calibri" w:hAnsi="Calibri"/>
            <w:bCs w:val="0"/>
            <w:color w:val="auto"/>
            <w:szCs w:val="22"/>
            <w:lang w:val="fr-CA" w:eastAsia="fr-CA"/>
          </w:rPr>
          <w:tab/>
        </w:r>
        <w:r w:rsidRPr="00A07135">
          <w:rPr>
            <w:rStyle w:val="Hyperlink"/>
          </w:rPr>
          <w:t>Work Conditions and Hours</w:t>
        </w:r>
        <w:r>
          <w:rPr>
            <w:webHidden/>
          </w:rPr>
          <w:tab/>
        </w:r>
      </w:hyperlink>
    </w:p>
    <w:p w14:paraId="3F5220E3" w14:textId="774CEDD3" w:rsidR="00975001" w:rsidRPr="002D6189" w:rsidRDefault="00975001">
      <w:pPr>
        <w:pStyle w:val="TOC3"/>
        <w:rPr>
          <w:rFonts w:ascii="Calibri" w:hAnsi="Calibri"/>
          <w:iCs w:val="0"/>
          <w:noProof/>
          <w:color w:val="auto"/>
          <w:szCs w:val="22"/>
          <w:lang w:val="fr-CA" w:eastAsia="fr-CA"/>
        </w:rPr>
      </w:pPr>
      <w:hyperlink w:anchor="_Toc33438560" w:history="1">
        <w:r w:rsidRPr="00A07135">
          <w:rPr>
            <w:rStyle w:val="Hyperlink"/>
            <w:noProof/>
          </w:rPr>
          <w:t>6.1</w:t>
        </w:r>
        <w:r w:rsidRPr="002D6189">
          <w:rPr>
            <w:rFonts w:ascii="Calibri" w:hAnsi="Calibri"/>
            <w:iCs w:val="0"/>
            <w:noProof/>
            <w:color w:val="auto"/>
            <w:szCs w:val="22"/>
            <w:lang w:val="fr-CA" w:eastAsia="fr-CA"/>
          </w:rPr>
          <w:tab/>
        </w:r>
        <w:r w:rsidRPr="00A07135">
          <w:rPr>
            <w:rStyle w:val="Hyperlink"/>
            <w:noProof/>
          </w:rPr>
          <w:t>Work Schedules</w:t>
        </w:r>
        <w:r>
          <w:rPr>
            <w:noProof/>
            <w:webHidden/>
          </w:rPr>
          <w:tab/>
        </w:r>
      </w:hyperlink>
    </w:p>
    <w:p w14:paraId="28E0AB80" w14:textId="5D4CB395" w:rsidR="00975001" w:rsidRPr="002D6189" w:rsidRDefault="00975001" w:rsidP="00EF27D6">
      <w:pPr>
        <w:pStyle w:val="TOC3"/>
        <w:rPr>
          <w:rFonts w:ascii="Calibri" w:hAnsi="Calibri"/>
          <w:noProof/>
          <w:color w:val="auto"/>
          <w:lang w:val="fr-CA" w:eastAsia="fr-CA"/>
        </w:rPr>
      </w:pPr>
      <w:hyperlink w:anchor="_Toc33438561" w:history="1">
        <w:r w:rsidRPr="00A07135">
          <w:rPr>
            <w:rStyle w:val="Hyperlink"/>
            <w:noProof/>
          </w:rPr>
          <w:t>6.2</w:t>
        </w:r>
        <w:r w:rsidRPr="002D6189">
          <w:rPr>
            <w:rFonts w:ascii="Calibri" w:hAnsi="Calibri"/>
            <w:iCs w:val="0"/>
            <w:noProof/>
            <w:color w:val="auto"/>
            <w:szCs w:val="22"/>
            <w:lang w:val="fr-CA" w:eastAsia="fr-CA"/>
          </w:rPr>
          <w:tab/>
        </w:r>
        <w:r w:rsidRPr="00A07135">
          <w:rPr>
            <w:rStyle w:val="Hyperlink"/>
            <w:noProof/>
          </w:rPr>
          <w:t>Absences</w:t>
        </w:r>
        <w:r>
          <w:rPr>
            <w:noProof/>
            <w:webHidden/>
          </w:rPr>
          <w:tab/>
        </w:r>
      </w:hyperlink>
    </w:p>
    <w:p w14:paraId="12B9BFEE" w14:textId="5AA1D2DD" w:rsidR="00975001" w:rsidRPr="002D6189" w:rsidRDefault="00975001">
      <w:pPr>
        <w:pStyle w:val="TOC3"/>
        <w:rPr>
          <w:rFonts w:ascii="Calibri" w:hAnsi="Calibri"/>
          <w:iCs w:val="0"/>
          <w:noProof/>
          <w:color w:val="auto"/>
          <w:szCs w:val="22"/>
          <w:lang w:val="fr-CA" w:eastAsia="fr-CA"/>
        </w:rPr>
      </w:pPr>
      <w:hyperlink w:anchor="_Toc33438570" w:history="1">
        <w:r w:rsidRPr="00A07135">
          <w:rPr>
            <w:rStyle w:val="Hyperlink"/>
            <w:noProof/>
          </w:rPr>
          <w:t>6.</w:t>
        </w:r>
        <w:r w:rsidR="007850D4">
          <w:rPr>
            <w:rStyle w:val="Hyperlink"/>
            <w:noProof/>
          </w:rPr>
          <w:t>3</w:t>
        </w:r>
        <w:r w:rsidRPr="002D6189">
          <w:rPr>
            <w:rFonts w:ascii="Calibri" w:hAnsi="Calibri"/>
            <w:iCs w:val="0"/>
            <w:noProof/>
            <w:color w:val="auto"/>
            <w:szCs w:val="22"/>
            <w:lang w:val="fr-CA" w:eastAsia="fr-CA"/>
          </w:rPr>
          <w:tab/>
        </w:r>
        <w:r w:rsidRPr="00A07135">
          <w:rPr>
            <w:rStyle w:val="Hyperlink"/>
            <w:noProof/>
          </w:rPr>
          <w:t>Business Travel Expenses</w:t>
        </w:r>
        <w:r>
          <w:rPr>
            <w:noProof/>
            <w:webHidden/>
          </w:rPr>
          <w:tab/>
        </w:r>
        <w:r>
          <w:rPr>
            <w:noProof/>
            <w:webHidden/>
          </w:rPr>
          <w:fldChar w:fldCharType="begin"/>
        </w:r>
        <w:r>
          <w:rPr>
            <w:noProof/>
            <w:webHidden/>
          </w:rPr>
          <w:instrText xml:space="preserve"> PAGEREF _Toc33438570 \h </w:instrText>
        </w:r>
        <w:r>
          <w:rPr>
            <w:noProof/>
            <w:webHidden/>
          </w:rPr>
        </w:r>
        <w:r>
          <w:rPr>
            <w:noProof/>
            <w:webHidden/>
          </w:rPr>
          <w:fldChar w:fldCharType="separate"/>
        </w:r>
        <w:r w:rsidR="0030373C">
          <w:rPr>
            <w:noProof/>
            <w:webHidden/>
          </w:rPr>
          <w:t>20</w:t>
        </w:r>
        <w:r>
          <w:rPr>
            <w:noProof/>
            <w:webHidden/>
          </w:rPr>
          <w:fldChar w:fldCharType="end"/>
        </w:r>
      </w:hyperlink>
    </w:p>
    <w:p w14:paraId="01C20CB8" w14:textId="206CAC1B" w:rsidR="00975001" w:rsidRPr="002D6189" w:rsidRDefault="00975001">
      <w:pPr>
        <w:pStyle w:val="TOC3"/>
        <w:rPr>
          <w:rFonts w:ascii="Calibri" w:hAnsi="Calibri"/>
          <w:iCs w:val="0"/>
          <w:noProof/>
          <w:color w:val="auto"/>
          <w:szCs w:val="22"/>
          <w:lang w:val="fr-CA" w:eastAsia="fr-CA"/>
        </w:rPr>
      </w:pPr>
      <w:hyperlink w:anchor="_Toc33438574" w:history="1">
        <w:r w:rsidRPr="00A07135">
          <w:rPr>
            <w:rStyle w:val="Hyperlink"/>
            <w:noProof/>
          </w:rPr>
          <w:t>6.</w:t>
        </w:r>
        <w:r w:rsidR="007850D4">
          <w:rPr>
            <w:rStyle w:val="Hyperlink"/>
            <w:noProof/>
          </w:rPr>
          <w:t>4</w:t>
        </w:r>
        <w:r w:rsidRPr="002D6189">
          <w:rPr>
            <w:rFonts w:ascii="Calibri" w:hAnsi="Calibri"/>
            <w:iCs w:val="0"/>
            <w:noProof/>
            <w:color w:val="auto"/>
            <w:szCs w:val="22"/>
            <w:lang w:val="fr-CA" w:eastAsia="fr-CA"/>
          </w:rPr>
          <w:tab/>
        </w:r>
        <w:r w:rsidRPr="00A07135">
          <w:rPr>
            <w:rStyle w:val="Hyperlink"/>
            <w:noProof/>
          </w:rPr>
          <w:t>Workplace Monitoring</w:t>
        </w:r>
        <w:r>
          <w:rPr>
            <w:noProof/>
            <w:webHidden/>
          </w:rPr>
          <w:tab/>
        </w:r>
        <w:r>
          <w:rPr>
            <w:noProof/>
            <w:webHidden/>
          </w:rPr>
          <w:fldChar w:fldCharType="begin"/>
        </w:r>
        <w:r>
          <w:rPr>
            <w:noProof/>
            <w:webHidden/>
          </w:rPr>
          <w:instrText xml:space="preserve"> PAGEREF _Toc33438574 \h </w:instrText>
        </w:r>
        <w:r>
          <w:rPr>
            <w:noProof/>
            <w:webHidden/>
          </w:rPr>
        </w:r>
        <w:r>
          <w:rPr>
            <w:noProof/>
            <w:webHidden/>
          </w:rPr>
          <w:fldChar w:fldCharType="separate"/>
        </w:r>
        <w:r w:rsidR="0030373C">
          <w:rPr>
            <w:noProof/>
            <w:webHidden/>
          </w:rPr>
          <w:t>22</w:t>
        </w:r>
        <w:r>
          <w:rPr>
            <w:noProof/>
            <w:webHidden/>
          </w:rPr>
          <w:fldChar w:fldCharType="end"/>
        </w:r>
      </w:hyperlink>
    </w:p>
    <w:p w14:paraId="0C6E8DA5" w14:textId="717729F2" w:rsidR="00975001" w:rsidRPr="002D6189" w:rsidRDefault="00975001">
      <w:pPr>
        <w:pStyle w:val="TOC3"/>
        <w:rPr>
          <w:rFonts w:ascii="Calibri" w:hAnsi="Calibri"/>
          <w:iCs w:val="0"/>
          <w:noProof/>
          <w:color w:val="auto"/>
          <w:szCs w:val="22"/>
          <w:lang w:val="fr-CA" w:eastAsia="fr-CA"/>
        </w:rPr>
      </w:pPr>
      <w:hyperlink w:anchor="_Toc33438575" w:history="1">
        <w:r w:rsidRPr="00A07135">
          <w:rPr>
            <w:rStyle w:val="Hyperlink"/>
            <w:noProof/>
          </w:rPr>
          <w:t>6.</w:t>
        </w:r>
        <w:r w:rsidR="007850D4">
          <w:rPr>
            <w:rStyle w:val="Hyperlink"/>
            <w:noProof/>
          </w:rPr>
          <w:t>5</w:t>
        </w:r>
        <w:r w:rsidRPr="002D6189">
          <w:rPr>
            <w:rFonts w:ascii="Calibri" w:hAnsi="Calibri"/>
            <w:iCs w:val="0"/>
            <w:noProof/>
            <w:color w:val="auto"/>
            <w:szCs w:val="22"/>
            <w:lang w:val="fr-CA" w:eastAsia="fr-CA"/>
          </w:rPr>
          <w:tab/>
        </w:r>
        <w:r w:rsidRPr="00A07135">
          <w:rPr>
            <w:rStyle w:val="Hyperlink"/>
            <w:noProof/>
          </w:rPr>
          <w:t>Workplace Violence Prevention</w:t>
        </w:r>
        <w:r>
          <w:rPr>
            <w:noProof/>
            <w:webHidden/>
          </w:rPr>
          <w:tab/>
        </w:r>
        <w:r>
          <w:rPr>
            <w:noProof/>
            <w:webHidden/>
          </w:rPr>
          <w:fldChar w:fldCharType="begin"/>
        </w:r>
        <w:r>
          <w:rPr>
            <w:noProof/>
            <w:webHidden/>
          </w:rPr>
          <w:instrText xml:space="preserve"> PAGEREF _Toc33438575 \h </w:instrText>
        </w:r>
        <w:r>
          <w:rPr>
            <w:noProof/>
            <w:webHidden/>
          </w:rPr>
        </w:r>
        <w:r>
          <w:rPr>
            <w:noProof/>
            <w:webHidden/>
          </w:rPr>
          <w:fldChar w:fldCharType="separate"/>
        </w:r>
        <w:r w:rsidR="0030373C">
          <w:rPr>
            <w:noProof/>
            <w:webHidden/>
          </w:rPr>
          <w:t>22</w:t>
        </w:r>
        <w:r>
          <w:rPr>
            <w:noProof/>
            <w:webHidden/>
          </w:rPr>
          <w:fldChar w:fldCharType="end"/>
        </w:r>
      </w:hyperlink>
    </w:p>
    <w:p w14:paraId="4CB3D7FE" w14:textId="54842A83" w:rsidR="009C76EE" w:rsidRPr="002D6189" w:rsidRDefault="009C76EE" w:rsidP="009C76EE">
      <w:pPr>
        <w:pStyle w:val="TOC3"/>
        <w:framePr w:wrap="notBeside" w:vAnchor="text" w:hAnchor="text" w:y="1"/>
        <w:rPr>
          <w:rFonts w:ascii="Calibri" w:hAnsi="Calibri"/>
          <w:iCs w:val="0"/>
          <w:noProof/>
          <w:color w:val="auto"/>
          <w:szCs w:val="22"/>
          <w:lang w:val="fr-CA" w:eastAsia="fr-CA"/>
        </w:rPr>
      </w:pPr>
      <w:hyperlink w:anchor="_Toc33438575" w:history="1">
        <w:r w:rsidRPr="00A07135">
          <w:rPr>
            <w:rStyle w:val="Hyperlink"/>
            <w:noProof/>
          </w:rPr>
          <w:t>6.</w:t>
        </w:r>
        <w:r>
          <w:rPr>
            <w:rStyle w:val="Hyperlink"/>
            <w:noProof/>
          </w:rPr>
          <w:t>6</w:t>
        </w:r>
        <w:r w:rsidRPr="002D6189">
          <w:rPr>
            <w:rFonts w:ascii="Calibri" w:hAnsi="Calibri"/>
            <w:iCs w:val="0"/>
            <w:noProof/>
            <w:color w:val="auto"/>
            <w:szCs w:val="22"/>
            <w:lang w:val="fr-CA" w:eastAsia="fr-CA"/>
          </w:rPr>
          <w:tab/>
        </w:r>
        <w:r>
          <w:t>R</w:t>
        </w:r>
        <w:r w:rsidRPr="00C11BCA">
          <w:t>eporting channels and whistleblowing</w:t>
        </w:r>
        <w:r>
          <w:rPr>
            <w:noProof/>
            <w:webHidden/>
          </w:rPr>
          <w:tab/>
        </w:r>
        <w:r>
          <w:rPr>
            <w:noProof/>
            <w:webHidden/>
          </w:rPr>
          <w:fldChar w:fldCharType="begin"/>
        </w:r>
        <w:r>
          <w:rPr>
            <w:noProof/>
            <w:webHidden/>
          </w:rPr>
          <w:instrText xml:space="preserve"> PAGEREF _Toc33438575 \h </w:instrText>
        </w:r>
        <w:r>
          <w:rPr>
            <w:noProof/>
            <w:webHidden/>
          </w:rPr>
        </w:r>
        <w:r>
          <w:rPr>
            <w:noProof/>
            <w:webHidden/>
          </w:rPr>
          <w:fldChar w:fldCharType="separate"/>
        </w:r>
        <w:r>
          <w:rPr>
            <w:noProof/>
            <w:webHidden/>
          </w:rPr>
          <w:t>23</w:t>
        </w:r>
        <w:r>
          <w:rPr>
            <w:noProof/>
            <w:webHidden/>
          </w:rPr>
          <w:fldChar w:fldCharType="end"/>
        </w:r>
      </w:hyperlink>
    </w:p>
    <w:p w14:paraId="083C9929" w14:textId="6254CFDE" w:rsidR="00975001" w:rsidRPr="002D6189" w:rsidRDefault="00975001">
      <w:pPr>
        <w:pStyle w:val="TOC2"/>
        <w:framePr w:wrap="notBeside"/>
        <w:rPr>
          <w:rFonts w:ascii="Calibri" w:hAnsi="Calibri"/>
          <w:bCs w:val="0"/>
          <w:color w:val="auto"/>
          <w:szCs w:val="22"/>
          <w:lang w:val="fr-CA" w:eastAsia="fr-CA"/>
        </w:rPr>
      </w:pPr>
      <w:hyperlink w:anchor="_Toc33438576" w:history="1">
        <w:r w:rsidRPr="00A07135">
          <w:rPr>
            <w:rStyle w:val="Hyperlink"/>
          </w:rPr>
          <w:t>7.</w:t>
        </w:r>
        <w:r w:rsidRPr="002D6189">
          <w:rPr>
            <w:rFonts w:ascii="Calibri" w:hAnsi="Calibri"/>
            <w:bCs w:val="0"/>
            <w:color w:val="auto"/>
            <w:szCs w:val="22"/>
            <w:lang w:val="fr-CA" w:eastAsia="fr-CA"/>
          </w:rPr>
          <w:tab/>
        </w:r>
        <w:r w:rsidRPr="00A07135">
          <w:rPr>
            <w:rStyle w:val="Hyperlink"/>
          </w:rPr>
          <w:t>Employee Conduct &amp; Disciplinary Action</w:t>
        </w:r>
        <w:r>
          <w:rPr>
            <w:webHidden/>
          </w:rPr>
          <w:tab/>
        </w:r>
        <w:r>
          <w:rPr>
            <w:webHidden/>
          </w:rPr>
          <w:fldChar w:fldCharType="begin"/>
        </w:r>
        <w:r>
          <w:rPr>
            <w:webHidden/>
          </w:rPr>
          <w:instrText xml:space="preserve"> PAGEREF _Toc33438576 \h </w:instrText>
        </w:r>
        <w:r>
          <w:rPr>
            <w:webHidden/>
          </w:rPr>
        </w:r>
        <w:r>
          <w:rPr>
            <w:webHidden/>
          </w:rPr>
          <w:fldChar w:fldCharType="separate"/>
        </w:r>
        <w:r w:rsidR="0030373C">
          <w:rPr>
            <w:webHidden/>
          </w:rPr>
          <w:t>24</w:t>
        </w:r>
        <w:r>
          <w:rPr>
            <w:webHidden/>
          </w:rPr>
          <w:fldChar w:fldCharType="end"/>
        </w:r>
      </w:hyperlink>
    </w:p>
    <w:p w14:paraId="17CC766E" w14:textId="5BF6803D" w:rsidR="00975001" w:rsidRPr="002D6189" w:rsidRDefault="00975001">
      <w:pPr>
        <w:pStyle w:val="TOC3"/>
        <w:rPr>
          <w:rFonts w:ascii="Calibri" w:hAnsi="Calibri"/>
          <w:iCs w:val="0"/>
          <w:noProof/>
          <w:color w:val="auto"/>
          <w:szCs w:val="22"/>
          <w:lang w:val="fr-CA" w:eastAsia="fr-CA"/>
        </w:rPr>
      </w:pPr>
      <w:hyperlink w:anchor="_Toc33438577" w:history="1">
        <w:r w:rsidRPr="00A07135">
          <w:rPr>
            <w:rStyle w:val="Hyperlink"/>
            <w:noProof/>
          </w:rPr>
          <w:t>7.1</w:t>
        </w:r>
        <w:r w:rsidRPr="002D6189">
          <w:rPr>
            <w:rFonts w:ascii="Calibri" w:hAnsi="Calibri"/>
            <w:iCs w:val="0"/>
            <w:noProof/>
            <w:color w:val="auto"/>
            <w:szCs w:val="22"/>
            <w:lang w:val="fr-CA" w:eastAsia="fr-CA"/>
          </w:rPr>
          <w:tab/>
        </w:r>
        <w:r w:rsidRPr="00A07135">
          <w:rPr>
            <w:rStyle w:val="Hyperlink"/>
            <w:noProof/>
          </w:rPr>
          <w:t>Employee Conduct and Work Rules</w:t>
        </w:r>
        <w:r>
          <w:rPr>
            <w:noProof/>
            <w:webHidden/>
          </w:rPr>
          <w:tab/>
        </w:r>
        <w:r>
          <w:rPr>
            <w:noProof/>
            <w:webHidden/>
          </w:rPr>
          <w:fldChar w:fldCharType="begin"/>
        </w:r>
        <w:r>
          <w:rPr>
            <w:noProof/>
            <w:webHidden/>
          </w:rPr>
          <w:instrText xml:space="preserve"> PAGEREF _Toc33438577 \h </w:instrText>
        </w:r>
        <w:r>
          <w:rPr>
            <w:noProof/>
            <w:webHidden/>
          </w:rPr>
        </w:r>
        <w:r>
          <w:rPr>
            <w:noProof/>
            <w:webHidden/>
          </w:rPr>
          <w:fldChar w:fldCharType="separate"/>
        </w:r>
        <w:r w:rsidR="0030373C">
          <w:rPr>
            <w:noProof/>
            <w:webHidden/>
          </w:rPr>
          <w:t>24</w:t>
        </w:r>
        <w:r>
          <w:rPr>
            <w:noProof/>
            <w:webHidden/>
          </w:rPr>
          <w:fldChar w:fldCharType="end"/>
        </w:r>
      </w:hyperlink>
    </w:p>
    <w:p w14:paraId="19E81B8E" w14:textId="665E3C74" w:rsidR="00975001" w:rsidRPr="002D6189" w:rsidRDefault="00975001">
      <w:pPr>
        <w:pStyle w:val="TOC3"/>
        <w:rPr>
          <w:rFonts w:ascii="Calibri" w:hAnsi="Calibri"/>
          <w:iCs w:val="0"/>
          <w:noProof/>
          <w:color w:val="auto"/>
          <w:szCs w:val="22"/>
          <w:lang w:val="fr-CA" w:eastAsia="fr-CA"/>
        </w:rPr>
      </w:pPr>
      <w:hyperlink w:anchor="_Toc33438578" w:history="1">
        <w:r w:rsidRPr="00A07135">
          <w:rPr>
            <w:rStyle w:val="Hyperlink"/>
            <w:noProof/>
          </w:rPr>
          <w:t>7.2</w:t>
        </w:r>
        <w:r w:rsidRPr="002D6189">
          <w:rPr>
            <w:rFonts w:ascii="Calibri" w:hAnsi="Calibri"/>
            <w:iCs w:val="0"/>
            <w:noProof/>
            <w:color w:val="auto"/>
            <w:szCs w:val="22"/>
            <w:lang w:val="fr-CA" w:eastAsia="fr-CA"/>
          </w:rPr>
          <w:tab/>
        </w:r>
        <w:r w:rsidRPr="00A07135">
          <w:rPr>
            <w:rStyle w:val="Hyperlink"/>
            <w:noProof/>
          </w:rPr>
          <w:t>Sexual and Other Unlawful Harassment</w:t>
        </w:r>
        <w:r>
          <w:rPr>
            <w:noProof/>
            <w:webHidden/>
          </w:rPr>
          <w:tab/>
        </w:r>
        <w:r>
          <w:rPr>
            <w:noProof/>
            <w:webHidden/>
          </w:rPr>
          <w:fldChar w:fldCharType="begin"/>
        </w:r>
        <w:r>
          <w:rPr>
            <w:noProof/>
            <w:webHidden/>
          </w:rPr>
          <w:instrText xml:space="preserve"> PAGEREF _Toc33438578 \h </w:instrText>
        </w:r>
        <w:r>
          <w:rPr>
            <w:noProof/>
            <w:webHidden/>
          </w:rPr>
        </w:r>
        <w:r>
          <w:rPr>
            <w:noProof/>
            <w:webHidden/>
          </w:rPr>
          <w:fldChar w:fldCharType="separate"/>
        </w:r>
        <w:r w:rsidR="0030373C">
          <w:rPr>
            <w:noProof/>
            <w:webHidden/>
          </w:rPr>
          <w:t>25</w:t>
        </w:r>
        <w:r>
          <w:rPr>
            <w:noProof/>
            <w:webHidden/>
          </w:rPr>
          <w:fldChar w:fldCharType="end"/>
        </w:r>
      </w:hyperlink>
    </w:p>
    <w:p w14:paraId="7875CF01" w14:textId="2DC21A19" w:rsidR="00975001" w:rsidRPr="002D6189" w:rsidRDefault="00975001">
      <w:pPr>
        <w:pStyle w:val="TOC3"/>
        <w:rPr>
          <w:rFonts w:ascii="Calibri" w:hAnsi="Calibri"/>
          <w:iCs w:val="0"/>
          <w:noProof/>
          <w:color w:val="auto"/>
          <w:szCs w:val="22"/>
          <w:lang w:val="fr-CA" w:eastAsia="fr-CA"/>
        </w:rPr>
      </w:pPr>
      <w:hyperlink w:anchor="_Toc33438579" w:history="1">
        <w:r w:rsidRPr="00A07135">
          <w:rPr>
            <w:rStyle w:val="Hyperlink"/>
            <w:noProof/>
          </w:rPr>
          <w:t>7.3</w:t>
        </w:r>
        <w:r w:rsidRPr="002D6189">
          <w:rPr>
            <w:rFonts w:ascii="Calibri" w:hAnsi="Calibri"/>
            <w:iCs w:val="0"/>
            <w:noProof/>
            <w:color w:val="auto"/>
            <w:szCs w:val="22"/>
            <w:lang w:val="fr-CA" w:eastAsia="fr-CA"/>
          </w:rPr>
          <w:tab/>
        </w:r>
        <w:r w:rsidRPr="00A07135">
          <w:rPr>
            <w:rStyle w:val="Hyperlink"/>
            <w:noProof/>
          </w:rPr>
          <w:t>Attendance and Punctuality</w:t>
        </w:r>
        <w:r>
          <w:rPr>
            <w:noProof/>
            <w:webHidden/>
          </w:rPr>
          <w:tab/>
        </w:r>
        <w:r>
          <w:rPr>
            <w:noProof/>
            <w:webHidden/>
          </w:rPr>
          <w:fldChar w:fldCharType="begin"/>
        </w:r>
        <w:r>
          <w:rPr>
            <w:noProof/>
            <w:webHidden/>
          </w:rPr>
          <w:instrText xml:space="preserve"> PAGEREF _Toc33438579 \h </w:instrText>
        </w:r>
        <w:r>
          <w:rPr>
            <w:noProof/>
            <w:webHidden/>
          </w:rPr>
        </w:r>
        <w:r>
          <w:rPr>
            <w:noProof/>
            <w:webHidden/>
          </w:rPr>
          <w:fldChar w:fldCharType="separate"/>
        </w:r>
        <w:r w:rsidR="0030373C">
          <w:rPr>
            <w:noProof/>
            <w:webHidden/>
          </w:rPr>
          <w:t>26</w:t>
        </w:r>
        <w:r>
          <w:rPr>
            <w:noProof/>
            <w:webHidden/>
          </w:rPr>
          <w:fldChar w:fldCharType="end"/>
        </w:r>
      </w:hyperlink>
    </w:p>
    <w:p w14:paraId="60955038" w14:textId="078AEF78" w:rsidR="00975001" w:rsidRPr="002D6189" w:rsidRDefault="00975001">
      <w:pPr>
        <w:pStyle w:val="TOC3"/>
        <w:rPr>
          <w:rFonts w:ascii="Calibri" w:hAnsi="Calibri"/>
          <w:iCs w:val="0"/>
          <w:noProof/>
          <w:color w:val="auto"/>
          <w:szCs w:val="22"/>
          <w:lang w:val="fr-CA" w:eastAsia="fr-CA"/>
        </w:rPr>
      </w:pPr>
      <w:hyperlink w:anchor="_Toc33438581" w:history="1">
        <w:r w:rsidRPr="00A07135">
          <w:rPr>
            <w:rStyle w:val="Hyperlink"/>
            <w:noProof/>
          </w:rPr>
          <w:t>7.</w:t>
        </w:r>
        <w:r w:rsidR="009A7EFC">
          <w:rPr>
            <w:rStyle w:val="Hyperlink"/>
            <w:noProof/>
          </w:rPr>
          <w:t>4</w:t>
        </w:r>
        <w:r w:rsidRPr="002D6189">
          <w:rPr>
            <w:rFonts w:ascii="Calibri" w:hAnsi="Calibri"/>
            <w:iCs w:val="0"/>
            <w:noProof/>
            <w:color w:val="auto"/>
            <w:szCs w:val="22"/>
            <w:lang w:val="fr-CA" w:eastAsia="fr-CA"/>
          </w:rPr>
          <w:tab/>
        </w:r>
        <w:r w:rsidRPr="00A07135">
          <w:rPr>
            <w:rStyle w:val="Hyperlink"/>
            <w:noProof/>
          </w:rPr>
          <w:t>Return of Property</w:t>
        </w:r>
        <w:r>
          <w:rPr>
            <w:noProof/>
            <w:webHidden/>
          </w:rPr>
          <w:tab/>
        </w:r>
        <w:r>
          <w:rPr>
            <w:noProof/>
            <w:webHidden/>
          </w:rPr>
          <w:fldChar w:fldCharType="begin"/>
        </w:r>
        <w:r>
          <w:rPr>
            <w:noProof/>
            <w:webHidden/>
          </w:rPr>
          <w:instrText xml:space="preserve"> PAGEREF _Toc33438581 \h </w:instrText>
        </w:r>
        <w:r>
          <w:rPr>
            <w:noProof/>
            <w:webHidden/>
          </w:rPr>
        </w:r>
        <w:r>
          <w:rPr>
            <w:noProof/>
            <w:webHidden/>
          </w:rPr>
          <w:fldChar w:fldCharType="separate"/>
        </w:r>
        <w:r w:rsidR="0030373C">
          <w:rPr>
            <w:noProof/>
            <w:webHidden/>
          </w:rPr>
          <w:t>26</w:t>
        </w:r>
        <w:r>
          <w:rPr>
            <w:noProof/>
            <w:webHidden/>
          </w:rPr>
          <w:fldChar w:fldCharType="end"/>
        </w:r>
      </w:hyperlink>
    </w:p>
    <w:p w14:paraId="5B335B4B" w14:textId="54E28540" w:rsidR="00975001" w:rsidRPr="002D6189" w:rsidRDefault="00975001">
      <w:pPr>
        <w:pStyle w:val="TOC3"/>
        <w:rPr>
          <w:rFonts w:ascii="Calibri" w:hAnsi="Calibri"/>
          <w:iCs w:val="0"/>
          <w:noProof/>
          <w:color w:val="auto"/>
          <w:szCs w:val="22"/>
          <w:lang w:val="fr-CA" w:eastAsia="fr-CA"/>
        </w:rPr>
      </w:pPr>
      <w:hyperlink w:anchor="_Toc33438582" w:history="1">
        <w:r w:rsidRPr="00A07135">
          <w:rPr>
            <w:rStyle w:val="Hyperlink"/>
            <w:noProof/>
          </w:rPr>
          <w:t>7.</w:t>
        </w:r>
        <w:r w:rsidR="009A7EFC">
          <w:rPr>
            <w:rStyle w:val="Hyperlink"/>
            <w:noProof/>
          </w:rPr>
          <w:t>5</w:t>
        </w:r>
        <w:r w:rsidRPr="002D6189">
          <w:rPr>
            <w:rFonts w:ascii="Calibri" w:hAnsi="Calibri"/>
            <w:iCs w:val="0"/>
            <w:noProof/>
            <w:color w:val="auto"/>
            <w:szCs w:val="22"/>
            <w:lang w:val="fr-CA" w:eastAsia="fr-CA"/>
          </w:rPr>
          <w:tab/>
        </w:r>
        <w:r w:rsidRPr="00A07135">
          <w:rPr>
            <w:rStyle w:val="Hyperlink"/>
            <w:noProof/>
          </w:rPr>
          <w:t>Resignation and Retirement</w:t>
        </w:r>
        <w:r>
          <w:rPr>
            <w:noProof/>
            <w:webHidden/>
          </w:rPr>
          <w:tab/>
        </w:r>
        <w:r>
          <w:rPr>
            <w:noProof/>
            <w:webHidden/>
          </w:rPr>
          <w:fldChar w:fldCharType="begin"/>
        </w:r>
        <w:r>
          <w:rPr>
            <w:noProof/>
            <w:webHidden/>
          </w:rPr>
          <w:instrText xml:space="preserve"> PAGEREF _Toc33438582 \h </w:instrText>
        </w:r>
        <w:r>
          <w:rPr>
            <w:noProof/>
            <w:webHidden/>
          </w:rPr>
        </w:r>
        <w:r>
          <w:rPr>
            <w:noProof/>
            <w:webHidden/>
          </w:rPr>
          <w:fldChar w:fldCharType="separate"/>
        </w:r>
        <w:r w:rsidR="0030373C">
          <w:rPr>
            <w:noProof/>
            <w:webHidden/>
          </w:rPr>
          <w:t>27</w:t>
        </w:r>
        <w:r>
          <w:rPr>
            <w:noProof/>
            <w:webHidden/>
          </w:rPr>
          <w:fldChar w:fldCharType="end"/>
        </w:r>
      </w:hyperlink>
    </w:p>
    <w:p w14:paraId="5C423C1D" w14:textId="65842CF4" w:rsidR="00975001" w:rsidRPr="002D6189" w:rsidRDefault="00975001">
      <w:pPr>
        <w:pStyle w:val="TOC3"/>
        <w:rPr>
          <w:rFonts w:ascii="Calibri" w:hAnsi="Calibri"/>
          <w:iCs w:val="0"/>
          <w:noProof/>
          <w:color w:val="auto"/>
          <w:szCs w:val="22"/>
          <w:lang w:val="fr-CA" w:eastAsia="fr-CA"/>
        </w:rPr>
      </w:pPr>
      <w:hyperlink w:anchor="_Toc33438583" w:history="1">
        <w:r w:rsidRPr="00A07135">
          <w:rPr>
            <w:rStyle w:val="Hyperlink"/>
            <w:noProof/>
          </w:rPr>
          <w:t>7.</w:t>
        </w:r>
        <w:r w:rsidR="009A7EFC">
          <w:rPr>
            <w:rStyle w:val="Hyperlink"/>
            <w:noProof/>
          </w:rPr>
          <w:t>6</w:t>
        </w:r>
        <w:r w:rsidRPr="002D6189">
          <w:rPr>
            <w:rFonts w:ascii="Calibri" w:hAnsi="Calibri"/>
            <w:iCs w:val="0"/>
            <w:noProof/>
            <w:color w:val="auto"/>
            <w:szCs w:val="22"/>
            <w:lang w:val="fr-CA" w:eastAsia="fr-CA"/>
          </w:rPr>
          <w:tab/>
        </w:r>
        <w:r w:rsidRPr="00A07135">
          <w:rPr>
            <w:rStyle w:val="Hyperlink"/>
            <w:noProof/>
          </w:rPr>
          <w:t>Security Inspections</w:t>
        </w:r>
        <w:r>
          <w:rPr>
            <w:noProof/>
            <w:webHidden/>
          </w:rPr>
          <w:tab/>
        </w:r>
        <w:r>
          <w:rPr>
            <w:noProof/>
            <w:webHidden/>
          </w:rPr>
          <w:fldChar w:fldCharType="begin"/>
        </w:r>
        <w:r>
          <w:rPr>
            <w:noProof/>
            <w:webHidden/>
          </w:rPr>
          <w:instrText xml:space="preserve"> PAGEREF _Toc33438583 \h </w:instrText>
        </w:r>
        <w:r>
          <w:rPr>
            <w:noProof/>
            <w:webHidden/>
          </w:rPr>
        </w:r>
        <w:r>
          <w:rPr>
            <w:noProof/>
            <w:webHidden/>
          </w:rPr>
          <w:fldChar w:fldCharType="separate"/>
        </w:r>
        <w:r w:rsidR="0030373C">
          <w:rPr>
            <w:noProof/>
            <w:webHidden/>
          </w:rPr>
          <w:t>27</w:t>
        </w:r>
        <w:r>
          <w:rPr>
            <w:noProof/>
            <w:webHidden/>
          </w:rPr>
          <w:fldChar w:fldCharType="end"/>
        </w:r>
      </w:hyperlink>
    </w:p>
    <w:p w14:paraId="06FF45B9" w14:textId="73B758D0" w:rsidR="00975001" w:rsidRPr="002D6189" w:rsidRDefault="00975001">
      <w:pPr>
        <w:pStyle w:val="TOC3"/>
        <w:rPr>
          <w:rFonts w:ascii="Calibri" w:hAnsi="Calibri"/>
          <w:iCs w:val="0"/>
          <w:noProof/>
          <w:color w:val="auto"/>
          <w:szCs w:val="22"/>
          <w:lang w:val="fr-CA" w:eastAsia="fr-CA"/>
        </w:rPr>
      </w:pPr>
      <w:hyperlink w:anchor="_Toc33438586" w:history="1">
        <w:r w:rsidRPr="00A07135">
          <w:rPr>
            <w:rStyle w:val="Hyperlink"/>
            <w:noProof/>
          </w:rPr>
          <w:t>7.</w:t>
        </w:r>
        <w:r w:rsidR="009A7EFC">
          <w:rPr>
            <w:rStyle w:val="Hyperlink"/>
            <w:noProof/>
          </w:rPr>
          <w:t>7</w:t>
        </w:r>
        <w:r w:rsidRPr="002D6189">
          <w:rPr>
            <w:rFonts w:ascii="Calibri" w:hAnsi="Calibri"/>
            <w:iCs w:val="0"/>
            <w:noProof/>
            <w:color w:val="auto"/>
            <w:szCs w:val="22"/>
            <w:lang w:val="fr-CA" w:eastAsia="fr-CA"/>
          </w:rPr>
          <w:tab/>
        </w:r>
        <w:r w:rsidRPr="00A07135">
          <w:rPr>
            <w:rStyle w:val="Hyperlink"/>
            <w:noProof/>
          </w:rPr>
          <w:t>Workplace Etiquette</w:t>
        </w:r>
        <w:r>
          <w:rPr>
            <w:noProof/>
            <w:webHidden/>
          </w:rPr>
          <w:tab/>
        </w:r>
        <w:r>
          <w:rPr>
            <w:noProof/>
            <w:webHidden/>
          </w:rPr>
          <w:fldChar w:fldCharType="begin"/>
        </w:r>
        <w:r>
          <w:rPr>
            <w:noProof/>
            <w:webHidden/>
          </w:rPr>
          <w:instrText xml:space="preserve"> PAGEREF _Toc33438586 \h </w:instrText>
        </w:r>
        <w:r>
          <w:rPr>
            <w:noProof/>
            <w:webHidden/>
          </w:rPr>
        </w:r>
        <w:r>
          <w:rPr>
            <w:noProof/>
            <w:webHidden/>
          </w:rPr>
          <w:fldChar w:fldCharType="separate"/>
        </w:r>
        <w:r w:rsidR="0030373C">
          <w:rPr>
            <w:noProof/>
            <w:webHidden/>
          </w:rPr>
          <w:t>28</w:t>
        </w:r>
        <w:r>
          <w:rPr>
            <w:noProof/>
            <w:webHidden/>
          </w:rPr>
          <w:fldChar w:fldCharType="end"/>
        </w:r>
      </w:hyperlink>
    </w:p>
    <w:p w14:paraId="673C9FC1" w14:textId="093422D8" w:rsidR="00975001" w:rsidRDefault="005826F7">
      <w:pPr>
        <w:pStyle w:val="TOC3"/>
        <w:rPr>
          <w:rFonts w:ascii="Calibri" w:hAnsi="Calibri"/>
          <w:iCs w:val="0"/>
          <w:noProof/>
          <w:color w:val="auto"/>
          <w:szCs w:val="22"/>
          <w:lang w:val="fr-CA" w:eastAsia="fr-CA"/>
        </w:rPr>
      </w:pPr>
      <w:r>
        <w:t xml:space="preserve">a.  Appendix A - </w:t>
      </w:r>
      <w:hyperlink w:anchor="_Toc33438588" w:history="1">
        <w:r w:rsidR="00975001" w:rsidRPr="00A07135">
          <w:rPr>
            <w:rStyle w:val="Hyperlink"/>
            <w:noProof/>
          </w:rPr>
          <w:t>Acknowledgement of Receipt</w:t>
        </w:r>
        <w:r w:rsidR="00975001">
          <w:rPr>
            <w:noProof/>
            <w:webHidden/>
          </w:rPr>
          <w:tab/>
        </w:r>
        <w:r w:rsidR="00975001">
          <w:rPr>
            <w:noProof/>
            <w:webHidden/>
          </w:rPr>
          <w:fldChar w:fldCharType="begin"/>
        </w:r>
        <w:r w:rsidR="00975001">
          <w:rPr>
            <w:noProof/>
            <w:webHidden/>
          </w:rPr>
          <w:instrText xml:space="preserve"> PAGEREF _Toc33438588 \h </w:instrText>
        </w:r>
        <w:r w:rsidR="00975001">
          <w:rPr>
            <w:noProof/>
            <w:webHidden/>
          </w:rPr>
        </w:r>
        <w:r w:rsidR="00975001">
          <w:rPr>
            <w:noProof/>
            <w:webHidden/>
          </w:rPr>
          <w:fldChar w:fldCharType="separate"/>
        </w:r>
        <w:r w:rsidR="0030373C">
          <w:rPr>
            <w:noProof/>
            <w:webHidden/>
          </w:rPr>
          <w:t>29</w:t>
        </w:r>
        <w:r w:rsidR="00975001">
          <w:rPr>
            <w:noProof/>
            <w:webHidden/>
          </w:rPr>
          <w:fldChar w:fldCharType="end"/>
        </w:r>
      </w:hyperlink>
    </w:p>
    <w:p w14:paraId="7EC77B68" w14:textId="77777777" w:rsidR="007D1ADC" w:rsidRPr="007D1ADC" w:rsidRDefault="007D1ADC" w:rsidP="007D1ADC">
      <w:pPr>
        <w:rPr>
          <w:lang w:val="fr-CA" w:eastAsia="fr-CA"/>
        </w:rPr>
      </w:pPr>
    </w:p>
    <w:p w14:paraId="28757B6C" w14:textId="048F15A9" w:rsidR="007D1ADC" w:rsidRPr="007D1ADC" w:rsidRDefault="007D1ADC" w:rsidP="007D1ADC">
      <w:pPr>
        <w:rPr>
          <w:lang w:val="fr-CA" w:eastAsia="fr-CA"/>
        </w:rPr>
      </w:pPr>
    </w:p>
    <w:p w14:paraId="1BC99E02" w14:textId="2473CC2B" w:rsidR="006C4B07" w:rsidRPr="00E5437E" w:rsidRDefault="00975001" w:rsidP="00C63A81">
      <w:pPr>
        <w:pStyle w:val="Heading3"/>
        <w:rPr>
          <w:color w:val="auto"/>
        </w:rPr>
      </w:pPr>
      <w:r>
        <w:rPr>
          <w:noProof/>
          <w:sz w:val="22"/>
          <w:lang w:val="en-CA"/>
        </w:rPr>
        <w:fldChar w:fldCharType="end"/>
      </w:r>
      <w:r w:rsidR="00A77626" w:rsidRPr="00E5437E">
        <w:br w:type="page"/>
      </w:r>
      <w:bookmarkStart w:id="10" w:name="_Toc517862907"/>
      <w:bookmarkStart w:id="11" w:name="_Toc517863211"/>
      <w:bookmarkStart w:id="12" w:name="_Toc517863549"/>
      <w:bookmarkStart w:id="13" w:name="_Toc33304658"/>
      <w:bookmarkStart w:id="14" w:name="_Toc33438506"/>
      <w:r w:rsidR="006C4B07" w:rsidRPr="00E5437E">
        <w:lastRenderedPageBreak/>
        <w:t>W</w:t>
      </w:r>
      <w:r w:rsidR="006E5984" w:rsidRPr="00E5437E">
        <w:t>elcome to</w:t>
      </w:r>
      <w:r w:rsidR="00CD7D29">
        <w:t xml:space="preserve"> </w:t>
      </w:r>
      <w:proofErr w:type="gramStart"/>
      <w:r w:rsidR="00BC25EF">
        <w:t xml:space="preserve">NewEra.ai </w:t>
      </w:r>
      <w:r w:rsidR="006C4B07" w:rsidRPr="00E5437E">
        <w:t>!</w:t>
      </w:r>
      <w:bookmarkEnd w:id="8"/>
      <w:bookmarkEnd w:id="9"/>
      <w:bookmarkEnd w:id="10"/>
      <w:bookmarkEnd w:id="11"/>
      <w:bookmarkEnd w:id="12"/>
      <w:bookmarkEnd w:id="13"/>
      <w:bookmarkEnd w:id="14"/>
      <w:proofErr w:type="gramEnd"/>
    </w:p>
    <w:p w14:paraId="7CF4F6B9" w14:textId="7EDCF669" w:rsidR="6B2425CE" w:rsidRDefault="6B2425CE" w:rsidP="340B47F6">
      <w:pPr>
        <w:jc w:val="both"/>
        <w:rPr>
          <w:ins w:id="15" w:author="Ghadah Almudaiheem" w:date="2024-07-25T08:29:00Z"/>
          <w:rFonts w:cs="Arial"/>
          <w:lang w:val="en-US"/>
        </w:rPr>
      </w:pPr>
      <w:r w:rsidRPr="340B47F6">
        <w:rPr>
          <w:rFonts w:cs="Arial"/>
          <w:lang w:val="en-US"/>
        </w:rPr>
        <w:t xml:space="preserve">On behalf of your new colleagues, we are delighted to welcome you to the </w:t>
      </w:r>
      <w:proofErr w:type="spellStart"/>
      <w:r w:rsidR="00443C39">
        <w:rPr>
          <w:rFonts w:cs="Arial"/>
          <w:lang w:val="en-US"/>
        </w:rPr>
        <w:t>Newera</w:t>
      </w:r>
      <w:proofErr w:type="spellEnd"/>
      <w:r w:rsidRPr="340B47F6">
        <w:rPr>
          <w:rFonts w:cs="Arial"/>
          <w:lang w:val="en-US"/>
        </w:rPr>
        <w:t xml:space="preserve"> team. We wish you every success as you</w:t>
      </w:r>
      <w:r w:rsidR="00777E59" w:rsidRPr="00777E59">
        <w:rPr>
          <w:lang w:val="en-US"/>
        </w:rPr>
        <w:t xml:space="preserve"> </w:t>
      </w:r>
      <w:proofErr w:type="spellStart"/>
      <w:r w:rsidR="00BC25EF">
        <w:rPr>
          <w:lang w:val="en-US"/>
        </w:rPr>
        <w:t>Newera</w:t>
      </w:r>
      <w:proofErr w:type="spellEnd"/>
      <w:r w:rsidR="00BC25EF">
        <w:rPr>
          <w:lang w:val="en-US"/>
        </w:rPr>
        <w:t xml:space="preserve"> </w:t>
      </w:r>
      <w:r w:rsidRPr="340B47F6">
        <w:rPr>
          <w:rFonts w:cs="Arial"/>
          <w:lang w:val="en-US"/>
        </w:rPr>
        <w:t>on this new chapter with us.</w:t>
      </w:r>
    </w:p>
    <w:p w14:paraId="17452580" w14:textId="1067F6EC" w:rsidR="340B47F6" w:rsidRDefault="340B47F6" w:rsidP="340B47F6">
      <w:pPr>
        <w:jc w:val="both"/>
        <w:rPr>
          <w:rFonts w:cs="Arial"/>
          <w:lang w:val="en-US"/>
        </w:rPr>
      </w:pPr>
    </w:p>
    <w:p w14:paraId="29C802F8" w14:textId="7EA56483" w:rsidR="6B2425CE" w:rsidRDefault="6B2425CE" w:rsidP="340B47F6">
      <w:pPr>
        <w:rPr>
          <w:ins w:id="16" w:author="Ghadah Almudaiheem" w:date="2024-07-25T08:29:00Z"/>
          <w:rFonts w:cs="Arial"/>
          <w:lang w:val="en-US"/>
        </w:rPr>
      </w:pPr>
      <w:r w:rsidRPr="340B47F6">
        <w:rPr>
          <w:rFonts w:cs="Arial"/>
          <w:lang w:val="en-US"/>
        </w:rPr>
        <w:t xml:space="preserve">At </w:t>
      </w:r>
      <w:proofErr w:type="spellStart"/>
      <w:r w:rsidR="00BC25EF">
        <w:rPr>
          <w:rFonts w:cs="Arial"/>
          <w:lang w:val="en-US"/>
        </w:rPr>
        <w:t>Newera</w:t>
      </w:r>
      <w:proofErr w:type="spellEnd"/>
      <w:r w:rsidRPr="340B47F6">
        <w:rPr>
          <w:rFonts w:cs="Arial"/>
          <w:lang w:val="en-US"/>
        </w:rPr>
        <w:t>, we firmly believe that each employee plays a direct role in driving the growth and prosperity of our company. We hope you will take great pride in being a valued member of our collaborative workforce.</w:t>
      </w:r>
    </w:p>
    <w:p w14:paraId="307561FD" w14:textId="001DF7DC" w:rsidR="340B47F6" w:rsidRDefault="340B47F6" w:rsidP="340B47F6">
      <w:pPr>
        <w:rPr>
          <w:rFonts w:cs="Arial"/>
          <w:lang w:val="en-US"/>
        </w:rPr>
      </w:pPr>
    </w:p>
    <w:p w14:paraId="23E7F40D" w14:textId="0B7DD31E" w:rsidR="6B2425CE" w:rsidRDefault="6B2425CE" w:rsidP="340B47F6">
      <w:pPr>
        <w:rPr>
          <w:ins w:id="17" w:author="Ghadah Almudaiheem" w:date="2024-07-25T08:29:00Z"/>
          <w:rFonts w:cs="Arial"/>
          <w:lang w:val="en-US"/>
        </w:rPr>
      </w:pPr>
      <w:r w:rsidRPr="340B47F6">
        <w:rPr>
          <w:rFonts w:cs="Arial"/>
          <w:lang w:val="en-US"/>
        </w:rPr>
        <w:t xml:space="preserve">This Employee Handbook has been developed to outline the expectations, policies, programs, and benefits available to our eligible employees. We encourage you to familiarize yourself with the contents of this guide as soon as possible, as it will provide answers to many of your questions about working at </w:t>
      </w:r>
      <w:proofErr w:type="spellStart"/>
      <w:r w:rsidR="00BC25EF">
        <w:rPr>
          <w:rFonts w:cs="Arial"/>
          <w:lang w:val="en-US"/>
        </w:rPr>
        <w:t>Newera</w:t>
      </w:r>
      <w:proofErr w:type="spellEnd"/>
      <w:r w:rsidRPr="340B47F6">
        <w:rPr>
          <w:rFonts w:cs="Arial"/>
          <w:lang w:val="en-US"/>
        </w:rPr>
        <w:t>.</w:t>
      </w:r>
    </w:p>
    <w:p w14:paraId="0CD84A32" w14:textId="3BB2AB32" w:rsidR="340B47F6" w:rsidRDefault="340B47F6" w:rsidP="340B47F6">
      <w:pPr>
        <w:rPr>
          <w:ins w:id="18" w:author="Ghadah Almudaiheem" w:date="2024-07-25T08:29:00Z"/>
          <w:rFonts w:cs="Arial"/>
          <w:lang w:val="en-US"/>
        </w:rPr>
      </w:pPr>
    </w:p>
    <w:p w14:paraId="4C19DEC7" w14:textId="4FF7BF78" w:rsidR="340B47F6" w:rsidRDefault="340B47F6" w:rsidP="340B47F6">
      <w:pPr>
        <w:rPr>
          <w:rFonts w:cs="Arial"/>
          <w:lang w:val="en-US"/>
        </w:rPr>
      </w:pPr>
    </w:p>
    <w:p w14:paraId="1A9E5DDE" w14:textId="1B9E3C72" w:rsidR="6B2425CE" w:rsidRDefault="6B2425CE" w:rsidP="340B47F6">
      <w:pPr>
        <w:rPr>
          <w:ins w:id="19" w:author="Ghadah Almudaiheem" w:date="2024-07-25T08:29:00Z"/>
          <w:rFonts w:cs="Arial"/>
          <w:lang w:val="en-US"/>
        </w:rPr>
      </w:pPr>
      <w:r w:rsidRPr="340B47F6">
        <w:rPr>
          <w:rFonts w:cs="Arial"/>
          <w:lang w:val="en-US"/>
        </w:rPr>
        <w:t>We believe that professional relationships thrive when all employees have a clear understanding of our organizational culture and core values. This handbook will help you to better comprehend our collective vision for the future of our business and the challenges that lie ahead.</w:t>
      </w:r>
    </w:p>
    <w:p w14:paraId="3F630186" w14:textId="10ECBCA8" w:rsidR="340B47F6" w:rsidRDefault="340B47F6" w:rsidP="340B47F6">
      <w:pPr>
        <w:rPr>
          <w:ins w:id="20" w:author="Ghadah Almudaiheem" w:date="2024-07-25T08:29:00Z"/>
          <w:rFonts w:cs="Arial"/>
          <w:lang w:val="en-US"/>
        </w:rPr>
      </w:pPr>
    </w:p>
    <w:p w14:paraId="0EE5ADF9" w14:textId="01369328" w:rsidR="340B47F6" w:rsidRDefault="340B47F6" w:rsidP="340B47F6">
      <w:pPr>
        <w:rPr>
          <w:rFonts w:cs="Arial"/>
          <w:lang w:val="en-US"/>
        </w:rPr>
      </w:pPr>
    </w:p>
    <w:p w14:paraId="749B7E68" w14:textId="6D0C5213" w:rsidR="6B2425CE" w:rsidRDefault="6B2425CE" w:rsidP="340B47F6">
      <w:pPr>
        <w:rPr>
          <w:ins w:id="21" w:author="Ghadah Almudaiheem" w:date="2024-07-25T08:29:00Z"/>
          <w:rFonts w:cs="Arial"/>
          <w:lang w:val="en-US"/>
        </w:rPr>
      </w:pPr>
      <w:r w:rsidRPr="340B47F6">
        <w:rPr>
          <w:rFonts w:cs="Arial"/>
          <w:lang w:val="en-US"/>
        </w:rPr>
        <w:t>We are confident that your experience here will be both stimulating and rewarding. We look forward to your contributions as we work together to achieve our shared goals.</w:t>
      </w:r>
    </w:p>
    <w:p w14:paraId="73D7BE64" w14:textId="04CC2D46" w:rsidR="340B47F6" w:rsidRDefault="340B47F6" w:rsidP="340B47F6">
      <w:pPr>
        <w:rPr>
          <w:rFonts w:cs="Arial"/>
          <w:lang w:val="en-US"/>
        </w:rPr>
      </w:pPr>
    </w:p>
    <w:p w14:paraId="0DF2ADF6" w14:textId="1C841A0E" w:rsidR="6B2425CE" w:rsidRDefault="6B2425CE" w:rsidP="340B47F6">
      <w:pPr>
        <w:rPr>
          <w:ins w:id="22" w:author="Ghadah Almudaiheem" w:date="2024-07-25T08:29:00Z"/>
          <w:rFonts w:cs="Arial"/>
          <w:lang w:val="en-US"/>
        </w:rPr>
      </w:pPr>
      <w:r w:rsidRPr="340B47F6">
        <w:rPr>
          <w:rFonts w:cs="Arial"/>
          <w:lang w:val="en-US"/>
        </w:rPr>
        <w:t>Welcome aboard!</w:t>
      </w:r>
    </w:p>
    <w:p w14:paraId="4A582E23" w14:textId="08B3F50A" w:rsidR="340B47F6" w:rsidRDefault="340B47F6" w:rsidP="340B47F6">
      <w:pPr>
        <w:rPr>
          <w:rFonts w:cs="Arial"/>
          <w:lang w:val="en-US"/>
        </w:rPr>
      </w:pPr>
    </w:p>
    <w:p w14:paraId="2A89FD0B" w14:textId="446E6F52" w:rsidR="6B2425CE" w:rsidRDefault="6B2425CE" w:rsidP="340B47F6">
      <w:pPr>
        <w:rPr>
          <w:rFonts w:cs="Arial"/>
          <w:lang w:val="en-US"/>
        </w:rPr>
      </w:pPr>
      <w:r w:rsidRPr="340B47F6">
        <w:rPr>
          <w:rFonts w:cs="Arial"/>
          <w:lang w:val="en-US"/>
        </w:rPr>
        <w:t>Sincerely,</w:t>
      </w:r>
      <w:r>
        <w:br/>
      </w:r>
      <w:r w:rsidR="00320431">
        <w:t xml:space="preserve">Fahad </w:t>
      </w:r>
      <w:proofErr w:type="spellStart"/>
      <w:r w:rsidR="00320431">
        <w:t>Aloraini</w:t>
      </w:r>
      <w:proofErr w:type="spellEnd"/>
      <w:r w:rsidR="00320431">
        <w:t>.</w:t>
      </w:r>
      <w:r>
        <w:br/>
      </w:r>
      <w:r w:rsidR="003805D9">
        <w:rPr>
          <w:rFonts w:cs="Arial"/>
          <w:lang w:val="en-US"/>
        </w:rPr>
        <w:t>CEO</w:t>
      </w:r>
    </w:p>
    <w:p w14:paraId="627B35CF" w14:textId="233AC196" w:rsidR="340B47F6" w:rsidRDefault="340B47F6" w:rsidP="340B47F6">
      <w:pPr>
        <w:rPr>
          <w:rFonts w:cs="Arial"/>
          <w:lang w:val="en-US"/>
        </w:rPr>
      </w:pPr>
    </w:p>
    <w:p w14:paraId="4F29659F" w14:textId="77777777" w:rsidR="00AC6327" w:rsidRPr="00E5437E" w:rsidRDefault="00AC6327" w:rsidP="00432BE4">
      <w:pPr>
        <w:pStyle w:val="Heading2"/>
      </w:pPr>
    </w:p>
    <w:p w14:paraId="022C71F0" w14:textId="77777777" w:rsidR="00040840" w:rsidRPr="00E5437E" w:rsidRDefault="00040840" w:rsidP="00040840">
      <w:pPr>
        <w:rPr>
          <w:lang w:val="en-US"/>
        </w:rPr>
        <w:sectPr w:rsidR="00040840" w:rsidRPr="00E5437E" w:rsidSect="00BC67B0">
          <w:footerReference w:type="default" r:id="rId15"/>
          <w:footerReference w:type="first" r:id="rId16"/>
          <w:pgSz w:w="12240" w:h="15840" w:code="1"/>
          <w:pgMar w:top="1418" w:right="1440" w:bottom="1440" w:left="1440" w:header="680" w:footer="543" w:gutter="567"/>
          <w:cols w:space="708"/>
          <w:docGrid w:linePitch="360"/>
        </w:sectPr>
      </w:pPr>
    </w:p>
    <w:p w14:paraId="7E1BAA3F" w14:textId="77777777" w:rsidR="006C4B07" w:rsidRPr="00E5437E" w:rsidRDefault="006C4B07" w:rsidP="00432BE4">
      <w:pPr>
        <w:pStyle w:val="Heading2"/>
      </w:pPr>
      <w:bookmarkStart w:id="23" w:name="_Toc517792572"/>
      <w:bookmarkStart w:id="24" w:name="_Toc517792651"/>
      <w:bookmarkStart w:id="25" w:name="_Toc517862908"/>
      <w:bookmarkStart w:id="26" w:name="_Toc517863212"/>
      <w:bookmarkStart w:id="27" w:name="_Toc517863550"/>
      <w:bookmarkStart w:id="28" w:name="_Toc33304659"/>
      <w:bookmarkStart w:id="29" w:name="_Toc33438507"/>
      <w:r w:rsidRPr="00E5437E">
        <w:lastRenderedPageBreak/>
        <w:t>1.</w:t>
      </w:r>
      <w:r w:rsidRPr="00E5437E">
        <w:tab/>
      </w:r>
      <w:r w:rsidR="00EC5E5D" w:rsidRPr="00E5437E">
        <w:t>O</w:t>
      </w:r>
      <w:r w:rsidR="000162A6" w:rsidRPr="00E5437E">
        <w:t>rganization</w:t>
      </w:r>
      <w:r w:rsidR="00A12FFC" w:rsidRPr="00E5437E">
        <w:t xml:space="preserve"> D</w:t>
      </w:r>
      <w:r w:rsidR="000162A6" w:rsidRPr="00E5437E">
        <w:t>escription</w:t>
      </w:r>
      <w:bookmarkEnd w:id="23"/>
      <w:bookmarkEnd w:id="24"/>
      <w:bookmarkEnd w:id="25"/>
      <w:bookmarkEnd w:id="26"/>
      <w:bookmarkEnd w:id="27"/>
      <w:bookmarkEnd w:id="28"/>
      <w:bookmarkEnd w:id="29"/>
    </w:p>
    <w:p w14:paraId="065F3D96" w14:textId="77777777" w:rsidR="006E04E4" w:rsidRPr="00E5437E" w:rsidRDefault="006E04E4" w:rsidP="0046656E">
      <w:pPr>
        <w:pStyle w:val="Heading3"/>
      </w:pPr>
      <w:bookmarkStart w:id="30" w:name="_Toc517792573"/>
      <w:bookmarkStart w:id="31" w:name="_Toc517792652"/>
      <w:bookmarkStart w:id="32" w:name="_Toc517862909"/>
      <w:bookmarkStart w:id="33" w:name="_Toc517863213"/>
      <w:bookmarkStart w:id="34" w:name="_Toc517863551"/>
      <w:bookmarkStart w:id="35" w:name="_Toc33304660"/>
      <w:bookmarkStart w:id="36" w:name="_Toc33438508"/>
      <w:r w:rsidRPr="00E5437E">
        <w:t>1.1</w:t>
      </w:r>
      <w:r w:rsidRPr="00E5437E">
        <w:tab/>
        <w:t>I</w:t>
      </w:r>
      <w:r w:rsidR="000162A6" w:rsidRPr="00E5437E">
        <w:t>ntroductory Statement</w:t>
      </w:r>
      <w:bookmarkEnd w:id="30"/>
      <w:bookmarkEnd w:id="31"/>
      <w:bookmarkEnd w:id="32"/>
      <w:bookmarkEnd w:id="33"/>
      <w:bookmarkEnd w:id="34"/>
      <w:bookmarkEnd w:id="35"/>
      <w:bookmarkEnd w:id="36"/>
    </w:p>
    <w:p w14:paraId="5A25DB06" w14:textId="77777777" w:rsidR="00655ECE" w:rsidRPr="00655ECE" w:rsidRDefault="00655ECE" w:rsidP="00655ECE">
      <w:pPr>
        <w:rPr>
          <w:rFonts w:cs="Arial"/>
          <w:lang w:val="en-US"/>
        </w:rPr>
      </w:pPr>
      <w:r w:rsidRPr="00655ECE">
        <w:rPr>
          <w:rFonts w:cs="Arial"/>
          <w:lang w:val="en-US"/>
        </w:rPr>
        <w:t>In a rapidly evolving technological world, Newera.ai leads the way in delivering cutting-edge AI solutions designed to meet governance, risk, and cybersecurity needs.</w:t>
      </w:r>
      <w:r w:rsidRPr="00655ECE">
        <w:rPr>
          <w:rFonts w:cs="Arial"/>
          <w:lang w:val="en-US"/>
        </w:rPr>
        <w:br/>
        <w:t>We believe security and compliance are the cornerstones of success, and our AI-powered solutions are here to simplify and enhance risk management efficiently</w:t>
      </w:r>
    </w:p>
    <w:p w14:paraId="026905ED" w14:textId="77777777" w:rsidR="006E04E4" w:rsidRPr="00E5437E" w:rsidRDefault="006E04E4" w:rsidP="006E04E4">
      <w:pPr>
        <w:rPr>
          <w:rFonts w:cs="Arial"/>
          <w:szCs w:val="22"/>
          <w:lang w:val="en-US"/>
        </w:rPr>
      </w:pPr>
    </w:p>
    <w:p w14:paraId="6123335B" w14:textId="0B56F606" w:rsidR="006C4B07" w:rsidRDefault="006C4B07" w:rsidP="0046656E">
      <w:pPr>
        <w:pStyle w:val="Heading3"/>
      </w:pPr>
      <w:bookmarkStart w:id="37" w:name="_Toc517792575"/>
      <w:bookmarkStart w:id="38" w:name="_Toc517792654"/>
      <w:bookmarkStart w:id="39" w:name="_Toc517862911"/>
      <w:bookmarkStart w:id="40" w:name="_Toc517863215"/>
      <w:bookmarkStart w:id="41" w:name="_Toc517863553"/>
      <w:bookmarkStart w:id="42" w:name="_Toc33304662"/>
      <w:bookmarkStart w:id="43" w:name="_Toc33438510"/>
      <w:r w:rsidRPr="00E5437E">
        <w:t>1.</w:t>
      </w:r>
      <w:r w:rsidR="00E31507">
        <w:t>2</w:t>
      </w:r>
      <w:r w:rsidRPr="00E5437E">
        <w:tab/>
        <w:t>P</w:t>
      </w:r>
      <w:r w:rsidR="000162A6" w:rsidRPr="00E5437E">
        <w:t>roducts and Services Provided</w:t>
      </w:r>
      <w:bookmarkEnd w:id="37"/>
      <w:bookmarkEnd w:id="38"/>
      <w:bookmarkEnd w:id="39"/>
      <w:bookmarkEnd w:id="40"/>
      <w:bookmarkEnd w:id="41"/>
      <w:bookmarkEnd w:id="42"/>
      <w:bookmarkEnd w:id="43"/>
    </w:p>
    <w:p w14:paraId="2DBD64D6" w14:textId="77777777" w:rsidR="00655ECE" w:rsidRPr="00655ECE" w:rsidRDefault="00655ECE" w:rsidP="00655ECE">
      <w:pPr>
        <w:numPr>
          <w:ilvl w:val="0"/>
          <w:numId w:val="37"/>
        </w:numPr>
        <w:rPr>
          <w:lang w:val="en-US"/>
        </w:rPr>
      </w:pPr>
      <w:r w:rsidRPr="00655ECE">
        <w:rPr>
          <w:b/>
          <w:bCs/>
          <w:lang w:val="en-US"/>
        </w:rPr>
        <w:t>Continuous Innovation:</w:t>
      </w:r>
      <w:r w:rsidRPr="00655ECE">
        <w:rPr>
          <w:lang w:val="en-US"/>
        </w:rPr>
        <w:t xml:space="preserve"> We provide cutting-edge solutions that meet growing market demands.</w:t>
      </w:r>
    </w:p>
    <w:p w14:paraId="55D23E9B" w14:textId="77777777" w:rsidR="00655ECE" w:rsidRPr="00655ECE" w:rsidRDefault="00655ECE" w:rsidP="00655ECE">
      <w:pPr>
        <w:numPr>
          <w:ilvl w:val="0"/>
          <w:numId w:val="37"/>
        </w:numPr>
        <w:rPr>
          <w:lang w:val="en-US"/>
        </w:rPr>
      </w:pPr>
      <w:r w:rsidRPr="00655ECE">
        <w:rPr>
          <w:b/>
          <w:bCs/>
          <w:lang w:val="en-US"/>
        </w:rPr>
        <w:t>High Reliability:</w:t>
      </w:r>
      <w:r w:rsidRPr="00655ECE">
        <w:rPr>
          <w:lang w:val="en-US"/>
        </w:rPr>
        <w:t xml:space="preserve"> Our solutions are designed to offer the highest levels of security and compliance.</w:t>
      </w:r>
    </w:p>
    <w:p w14:paraId="7DB8AA7B" w14:textId="77777777" w:rsidR="00655ECE" w:rsidRPr="00655ECE" w:rsidRDefault="00655ECE" w:rsidP="00655ECE">
      <w:pPr>
        <w:numPr>
          <w:ilvl w:val="0"/>
          <w:numId w:val="37"/>
        </w:numPr>
        <w:rPr>
          <w:lang w:val="en-US"/>
        </w:rPr>
      </w:pPr>
      <w:r w:rsidRPr="00655ECE">
        <w:rPr>
          <w:b/>
          <w:bCs/>
          <w:lang w:val="en-US"/>
        </w:rPr>
        <w:t>Future-Focused:</w:t>
      </w:r>
      <w:r w:rsidRPr="00655ECE">
        <w:rPr>
          <w:lang w:val="en-US"/>
        </w:rPr>
        <w:t xml:space="preserve"> We’re committed to delivering technologies that solve today’s challenges and create opportunities for tomorrow</w:t>
      </w:r>
    </w:p>
    <w:p w14:paraId="7F558F68" w14:textId="0608F907" w:rsidR="00655ECE" w:rsidRPr="00655ECE" w:rsidRDefault="00655ECE" w:rsidP="00655ECE">
      <w:pPr>
        <w:rPr>
          <w:lang w:val="en-US"/>
        </w:rPr>
      </w:pPr>
    </w:p>
    <w:p w14:paraId="40C01AB8" w14:textId="34CF8FD6" w:rsidR="006C4B07" w:rsidRPr="00E5437E" w:rsidRDefault="006C4B07" w:rsidP="0046656E">
      <w:pPr>
        <w:pStyle w:val="Heading3"/>
      </w:pPr>
      <w:bookmarkStart w:id="44" w:name="_Toc517792579"/>
      <w:bookmarkStart w:id="45" w:name="_Toc517792658"/>
      <w:bookmarkStart w:id="46" w:name="_Toc517862915"/>
      <w:bookmarkStart w:id="47" w:name="_Toc517863219"/>
      <w:bookmarkStart w:id="48" w:name="_Toc517863557"/>
      <w:bookmarkStart w:id="49" w:name="_Toc33304666"/>
      <w:bookmarkStart w:id="50" w:name="_Toc33438514"/>
      <w:r w:rsidRPr="00E5437E">
        <w:t>1.</w:t>
      </w:r>
      <w:r w:rsidR="00E31507">
        <w:t>3</w:t>
      </w:r>
      <w:r w:rsidR="00AF6BF2">
        <w:t xml:space="preserve"> </w:t>
      </w:r>
      <w:r w:rsidRPr="00E5437E">
        <w:t>G</w:t>
      </w:r>
      <w:r w:rsidR="00E72139" w:rsidRPr="00E5437E">
        <w:t>oals</w:t>
      </w:r>
      <w:bookmarkEnd w:id="44"/>
      <w:bookmarkEnd w:id="45"/>
      <w:bookmarkEnd w:id="46"/>
      <w:bookmarkEnd w:id="47"/>
      <w:bookmarkEnd w:id="48"/>
      <w:bookmarkEnd w:id="49"/>
      <w:bookmarkEnd w:id="50"/>
    </w:p>
    <w:p w14:paraId="7F198334" w14:textId="17C33E2C" w:rsidR="009A4E2E" w:rsidRDefault="00224D54" w:rsidP="00655ECE">
      <w:pPr>
        <w:pStyle w:val="Heading2"/>
        <w:rPr>
          <w:lang w:val="en-CA"/>
        </w:rPr>
      </w:pPr>
      <w:bookmarkStart w:id="51" w:name="_Toc165867676"/>
      <w:bookmarkStart w:id="52" w:name="_Toc517792580"/>
      <w:bookmarkStart w:id="53" w:name="_Toc517792659"/>
      <w:bookmarkStart w:id="54" w:name="_Toc517862916"/>
      <w:bookmarkStart w:id="55" w:name="_Toc517863220"/>
      <w:bookmarkStart w:id="56" w:name="_Toc517863558"/>
      <w:bookmarkStart w:id="57" w:name="_Toc33304667"/>
      <w:bookmarkStart w:id="58" w:name="_Toc33438515"/>
      <w:r>
        <w:rPr>
          <w:bCs w:val="0"/>
          <w:color w:val="auto"/>
          <w:sz w:val="22"/>
          <w:szCs w:val="22"/>
          <w:lang w:val="en-CA"/>
        </w:rPr>
        <w:t xml:space="preserve"> </w:t>
      </w:r>
      <w:r w:rsidR="00655ECE" w:rsidRPr="00655ECE">
        <w:rPr>
          <w:bCs w:val="0"/>
          <w:color w:val="auto"/>
          <w:sz w:val="22"/>
          <w:szCs w:val="22"/>
          <w:lang w:val="en-CA"/>
        </w:rPr>
        <w:t xml:space="preserve">The goals of </w:t>
      </w:r>
      <w:r w:rsidR="00655ECE" w:rsidRPr="00655ECE">
        <w:rPr>
          <w:b/>
          <w:bCs w:val="0"/>
          <w:color w:val="auto"/>
          <w:sz w:val="22"/>
          <w:szCs w:val="22"/>
          <w:lang w:val="en-CA"/>
        </w:rPr>
        <w:t>Newera.ai</w:t>
      </w:r>
      <w:r w:rsidR="00655ECE" w:rsidRPr="00655ECE">
        <w:rPr>
          <w:bCs w:val="0"/>
          <w:color w:val="auto"/>
          <w:sz w:val="22"/>
          <w:szCs w:val="22"/>
          <w:lang w:val="en-CA"/>
        </w:rPr>
        <w:t xml:space="preserve"> </w:t>
      </w:r>
      <w:proofErr w:type="gramStart"/>
      <w:r w:rsidR="00655ECE" w:rsidRPr="00655ECE">
        <w:rPr>
          <w:bCs w:val="0"/>
          <w:color w:val="auto"/>
          <w:sz w:val="22"/>
          <w:szCs w:val="22"/>
          <w:lang w:val="en-CA"/>
        </w:rPr>
        <w:t>are:</w:t>
      </w:r>
      <w:proofErr w:type="gramEnd"/>
      <w:r w:rsidR="00655ECE" w:rsidRPr="00655ECE">
        <w:rPr>
          <w:bCs w:val="0"/>
          <w:color w:val="auto"/>
          <w:sz w:val="22"/>
          <w:szCs w:val="22"/>
          <w:lang w:val="en-CA"/>
        </w:rPr>
        <w:t xml:space="preserve"> </w:t>
      </w:r>
      <w:r w:rsidR="00655ECE" w:rsidRPr="00655ECE">
        <w:rPr>
          <w:b/>
          <w:bCs w:val="0"/>
          <w:color w:val="auto"/>
          <w:sz w:val="22"/>
          <w:szCs w:val="22"/>
          <w:lang w:val="en-CA"/>
        </w:rPr>
        <w:t>to develop innovative AI solutions for improving healthcare, enhancing governance and risk management, securing organizations against cyber threats, and ensuring safe and reliable future-focused solutions</w:t>
      </w:r>
      <w:r w:rsidR="009A4E2E" w:rsidRPr="009D3C64">
        <w:rPr>
          <w:bCs w:val="0"/>
          <w:color w:val="auto"/>
          <w:sz w:val="22"/>
          <w:szCs w:val="22"/>
          <w:lang w:val="en-CA"/>
        </w:rPr>
        <w:t xml:space="preserve"> </w:t>
      </w:r>
    </w:p>
    <w:p w14:paraId="41DC854D" w14:textId="1BF96DB4" w:rsidR="006C4B07" w:rsidRPr="00E5437E" w:rsidRDefault="006C4B07" w:rsidP="00432BE4">
      <w:pPr>
        <w:pStyle w:val="Heading2"/>
      </w:pPr>
      <w:r w:rsidRPr="00E5437E">
        <w:t>2.</w:t>
      </w:r>
      <w:r w:rsidRPr="00E5437E">
        <w:tab/>
        <w:t>T</w:t>
      </w:r>
      <w:r w:rsidR="00E72139" w:rsidRPr="00E5437E">
        <w:t>he</w:t>
      </w:r>
      <w:r w:rsidRPr="00E5437E">
        <w:t xml:space="preserve"> E</w:t>
      </w:r>
      <w:r w:rsidR="00E72139" w:rsidRPr="00E5437E">
        <w:t>mployment</w:t>
      </w:r>
      <w:bookmarkEnd w:id="51"/>
      <w:bookmarkEnd w:id="52"/>
      <w:bookmarkEnd w:id="53"/>
      <w:bookmarkEnd w:id="54"/>
      <w:bookmarkEnd w:id="55"/>
      <w:bookmarkEnd w:id="56"/>
      <w:bookmarkEnd w:id="57"/>
      <w:bookmarkEnd w:id="58"/>
    </w:p>
    <w:p w14:paraId="43F2A30E" w14:textId="7C5A8F0C" w:rsidR="006C4B07" w:rsidRPr="00E5437E" w:rsidRDefault="006C4B07" w:rsidP="0046656E">
      <w:pPr>
        <w:pStyle w:val="Heading3"/>
      </w:pPr>
      <w:bookmarkStart w:id="59" w:name="_Toc517792581"/>
      <w:bookmarkStart w:id="60" w:name="_Toc517792660"/>
      <w:bookmarkStart w:id="61" w:name="_Toc517862917"/>
      <w:bookmarkStart w:id="62" w:name="_Toc517863221"/>
      <w:bookmarkStart w:id="63" w:name="_Toc517863559"/>
      <w:bookmarkStart w:id="64" w:name="_Toc33304668"/>
      <w:bookmarkStart w:id="65" w:name="_Toc33438516"/>
      <w:r w:rsidRPr="00E5437E">
        <w:t>2.1</w:t>
      </w:r>
      <w:r w:rsidRPr="00E5437E">
        <w:tab/>
        <w:t>N</w:t>
      </w:r>
      <w:r w:rsidR="00E72139" w:rsidRPr="00E5437E">
        <w:t xml:space="preserve">ature of </w:t>
      </w:r>
      <w:r w:rsidRPr="00E5437E">
        <w:t>E</w:t>
      </w:r>
      <w:r w:rsidR="00E72139" w:rsidRPr="00E5437E">
        <w:t>mployment</w:t>
      </w:r>
      <w:bookmarkEnd w:id="59"/>
      <w:bookmarkEnd w:id="60"/>
      <w:bookmarkEnd w:id="61"/>
      <w:bookmarkEnd w:id="62"/>
      <w:bookmarkEnd w:id="63"/>
      <w:bookmarkEnd w:id="64"/>
      <w:bookmarkEnd w:id="65"/>
    </w:p>
    <w:p w14:paraId="1C84A89B" w14:textId="6C57C29F" w:rsidR="00DE54D2" w:rsidRDefault="00EF23ED" w:rsidP="00DE54D2">
      <w:pPr>
        <w:jc w:val="both"/>
        <w:rPr>
          <w:rFonts w:cs="Arial"/>
          <w:szCs w:val="22"/>
        </w:rPr>
      </w:pPr>
      <w:r>
        <w:rPr>
          <w:rFonts w:cs="Arial"/>
        </w:rPr>
        <w:t>Employ</w:t>
      </w:r>
      <w:r w:rsidR="00632787">
        <w:rPr>
          <w:rFonts w:cs="Arial"/>
        </w:rPr>
        <w:t xml:space="preserve">ees at </w:t>
      </w:r>
      <w:proofErr w:type="spellStart"/>
      <w:r w:rsidR="00BC25EF">
        <w:rPr>
          <w:rFonts w:cs="Arial"/>
        </w:rPr>
        <w:t>Newera</w:t>
      </w:r>
      <w:proofErr w:type="spellEnd"/>
      <w:r w:rsidR="00632787">
        <w:rPr>
          <w:rFonts w:cs="Arial"/>
        </w:rPr>
        <w:t xml:space="preserve"> are free to resign at anytime</w:t>
      </w:r>
      <w:r w:rsidR="00447FA5">
        <w:rPr>
          <w:rFonts w:cs="Arial"/>
        </w:rPr>
        <w:t xml:space="preserve">, with or without cause, </w:t>
      </w:r>
      <w:proofErr w:type="gramStart"/>
      <w:r w:rsidR="00DE54D2" w:rsidRPr="004F4492">
        <w:rPr>
          <w:rFonts w:cs="Arial"/>
        </w:rPr>
        <w:t>as long as</w:t>
      </w:r>
      <w:proofErr w:type="gramEnd"/>
      <w:r w:rsidR="00DE54D2" w:rsidRPr="004F4492">
        <w:rPr>
          <w:rFonts w:cs="Arial"/>
        </w:rPr>
        <w:t xml:space="preserve"> there is no violation of applicable law.</w:t>
      </w:r>
    </w:p>
    <w:p w14:paraId="3EE20C19" w14:textId="6D1E40F3" w:rsidR="006C4B07" w:rsidRDefault="004F4492" w:rsidP="00DE54D2">
      <w:pPr>
        <w:jc w:val="both"/>
        <w:rPr>
          <w:rFonts w:cs="Arial"/>
          <w:szCs w:val="22"/>
        </w:rPr>
      </w:pPr>
      <w:r w:rsidRPr="004F4492">
        <w:rPr>
          <w:rFonts w:cs="Arial"/>
        </w:rPr>
        <w:lastRenderedPageBreak/>
        <w:t xml:space="preserve">Similarly, </w:t>
      </w:r>
      <w:proofErr w:type="spellStart"/>
      <w:r w:rsidR="00BC25EF">
        <w:rPr>
          <w:rFonts w:cs="Arial"/>
        </w:rPr>
        <w:t>Newera</w:t>
      </w:r>
      <w:proofErr w:type="spellEnd"/>
      <w:r w:rsidR="00BC25EF" w:rsidRPr="004F4492">
        <w:rPr>
          <w:rFonts w:cs="Arial"/>
        </w:rPr>
        <w:t xml:space="preserve"> </w:t>
      </w:r>
      <w:r w:rsidRPr="004F4492">
        <w:rPr>
          <w:rFonts w:cs="Arial"/>
        </w:rPr>
        <w:t xml:space="preserve">may terminate the employment relationship at will at any time, with or without notice or cause, </w:t>
      </w:r>
      <w:proofErr w:type="gramStart"/>
      <w:r w:rsidRPr="004F4492">
        <w:rPr>
          <w:rFonts w:cs="Arial"/>
        </w:rPr>
        <w:t>as long as</w:t>
      </w:r>
      <w:proofErr w:type="gramEnd"/>
      <w:r w:rsidRPr="004F4492">
        <w:rPr>
          <w:rFonts w:cs="Arial"/>
        </w:rPr>
        <w:t xml:space="preserve"> there is no violation of applicable law.</w:t>
      </w:r>
    </w:p>
    <w:p w14:paraId="51CC4304" w14:textId="355B5F79" w:rsidR="004F4492" w:rsidRPr="004F4492" w:rsidRDefault="004F4492" w:rsidP="004F4492">
      <w:pPr>
        <w:jc w:val="both"/>
        <w:rPr>
          <w:rFonts w:cs="Arial"/>
          <w:szCs w:val="22"/>
        </w:rPr>
      </w:pPr>
    </w:p>
    <w:p w14:paraId="00F7039C" w14:textId="75D0DF22" w:rsidR="006C4B07" w:rsidRPr="00E5437E" w:rsidRDefault="006C4B07" w:rsidP="00EC369B">
      <w:pPr>
        <w:jc w:val="both"/>
        <w:rPr>
          <w:rFonts w:cs="Arial"/>
          <w:szCs w:val="22"/>
          <w:lang w:val="en-US"/>
        </w:rPr>
      </w:pPr>
      <w:r w:rsidRPr="00E5437E">
        <w:rPr>
          <w:rFonts w:cs="Arial"/>
          <w:szCs w:val="22"/>
          <w:lang w:val="en-US"/>
        </w:rPr>
        <w:t xml:space="preserve">Policies set forth in this handbook are not intended to create a contract, nor are they to be construed to constitute contractual obligations of any kind or a contract of employment between </w:t>
      </w:r>
      <w:proofErr w:type="spellStart"/>
      <w:r w:rsidR="00BC25EF">
        <w:rPr>
          <w:rFonts w:cs="Arial"/>
          <w:szCs w:val="22"/>
          <w:lang w:val="en-US"/>
        </w:rPr>
        <w:t>Newera</w:t>
      </w:r>
      <w:proofErr w:type="spellEnd"/>
      <w:r w:rsidRPr="00E5437E">
        <w:rPr>
          <w:rFonts w:cs="Arial"/>
          <w:szCs w:val="22"/>
          <w:lang w:val="en-US"/>
        </w:rPr>
        <w:t xml:space="preserve"> and any of its employees. The provisions of the handbook have been developed at the discretion of management and, except for its policy of employment-at-will, may be amended or cancelled at any time, at </w:t>
      </w:r>
      <w:proofErr w:type="spellStart"/>
      <w:r w:rsidR="00BC25EF">
        <w:rPr>
          <w:rFonts w:cs="Arial"/>
          <w:szCs w:val="22"/>
          <w:lang w:val="en-US"/>
        </w:rPr>
        <w:t>Newera</w:t>
      </w:r>
      <w:proofErr w:type="spellEnd"/>
      <w:r w:rsidR="004E2C7A">
        <w:rPr>
          <w:rFonts w:cs="Arial"/>
          <w:szCs w:val="22"/>
          <w:lang w:val="en-US"/>
        </w:rPr>
        <w:t xml:space="preserve"> </w:t>
      </w:r>
      <w:r w:rsidRPr="00E5437E">
        <w:rPr>
          <w:rFonts w:cs="Arial"/>
          <w:szCs w:val="22"/>
          <w:lang w:val="en-US"/>
        </w:rPr>
        <w:t xml:space="preserve">sole discretion. </w:t>
      </w:r>
    </w:p>
    <w:p w14:paraId="1F523A10" w14:textId="2D981D16" w:rsidR="006C4B07" w:rsidRPr="00E5437E" w:rsidRDefault="006C4B07" w:rsidP="00EC369B">
      <w:pPr>
        <w:jc w:val="both"/>
        <w:rPr>
          <w:rFonts w:cs="Arial"/>
          <w:szCs w:val="22"/>
          <w:lang w:val="en-US"/>
        </w:rPr>
      </w:pPr>
    </w:p>
    <w:p w14:paraId="308A28BE" w14:textId="60F16809" w:rsidR="006C4B07" w:rsidRPr="00005544" w:rsidRDefault="006C4B07" w:rsidP="00005544">
      <w:pPr>
        <w:jc w:val="both"/>
        <w:rPr>
          <w:rFonts w:cs="Arial"/>
          <w:szCs w:val="22"/>
        </w:rPr>
      </w:pPr>
      <w:r w:rsidRPr="00E5437E">
        <w:rPr>
          <w:rFonts w:cs="Arial"/>
          <w:szCs w:val="22"/>
          <w:lang w:val="en-US"/>
        </w:rPr>
        <w:t xml:space="preserve">These provisions supersede all existing policies and practices and may not be amended or added to without the express written approval of the </w:t>
      </w:r>
      <w:r w:rsidR="00005544" w:rsidRPr="00005544">
        <w:rPr>
          <w:rFonts w:cs="Arial"/>
          <w:szCs w:val="22"/>
        </w:rPr>
        <w:t>Chief Executive Officer (CEO)</w:t>
      </w:r>
      <w:r w:rsidR="00005544">
        <w:rPr>
          <w:rFonts w:cs="Arial"/>
          <w:szCs w:val="22"/>
        </w:rPr>
        <w:t>.</w:t>
      </w:r>
    </w:p>
    <w:p w14:paraId="4765166E" w14:textId="1FD8172C" w:rsidR="006C4B07" w:rsidRPr="00E5437E" w:rsidRDefault="006C4B07" w:rsidP="00CF5742">
      <w:pPr>
        <w:rPr>
          <w:rFonts w:cs="Arial"/>
          <w:sz w:val="20"/>
          <w:szCs w:val="20"/>
          <w:lang w:val="en-US"/>
        </w:rPr>
      </w:pPr>
    </w:p>
    <w:p w14:paraId="0C1A5DD8" w14:textId="5AC81189" w:rsidR="006C4B07" w:rsidRDefault="006C4B07" w:rsidP="0099640C">
      <w:pPr>
        <w:pStyle w:val="Heading3"/>
      </w:pPr>
      <w:bookmarkStart w:id="66" w:name="_Toc517792584"/>
      <w:bookmarkStart w:id="67" w:name="_Toc517792663"/>
      <w:bookmarkStart w:id="68" w:name="_Toc517862920"/>
      <w:bookmarkStart w:id="69" w:name="_Toc517863224"/>
      <w:bookmarkStart w:id="70" w:name="_Toc517863562"/>
      <w:bookmarkStart w:id="71" w:name="_Toc33304672"/>
      <w:bookmarkStart w:id="72" w:name="_Toc33438519"/>
      <w:r w:rsidRPr="00E5437E">
        <w:t>2.</w:t>
      </w:r>
      <w:r w:rsidR="00E748EE">
        <w:t>2</w:t>
      </w:r>
      <w:r w:rsidRPr="00E5437E">
        <w:tab/>
      </w:r>
      <w:bookmarkEnd w:id="66"/>
      <w:bookmarkEnd w:id="67"/>
      <w:bookmarkEnd w:id="68"/>
      <w:bookmarkEnd w:id="69"/>
      <w:bookmarkEnd w:id="70"/>
      <w:bookmarkEnd w:id="71"/>
      <w:bookmarkEnd w:id="72"/>
      <w:r w:rsidR="0099640C" w:rsidRPr="0099640C">
        <w:rPr>
          <w:lang w:val="en-CA"/>
        </w:rPr>
        <w:t>Organizational Structure</w:t>
      </w:r>
    </w:p>
    <w:p w14:paraId="512629FE" w14:textId="6D4125DB" w:rsidR="000B068C" w:rsidRDefault="00320431" w:rsidP="00320431">
      <w:proofErr w:type="spellStart"/>
      <w:r w:rsidRPr="00320431">
        <w:t>Cheif</w:t>
      </w:r>
      <w:proofErr w:type="spellEnd"/>
      <w:r w:rsidRPr="00320431">
        <w:t xml:space="preserve"> Executive Officer</w:t>
      </w:r>
      <w:r>
        <w:t xml:space="preserve"> (CEO): Fahad </w:t>
      </w:r>
      <w:proofErr w:type="spellStart"/>
      <w:r>
        <w:t>Aloraini</w:t>
      </w:r>
      <w:proofErr w:type="spellEnd"/>
      <w:r>
        <w:t>.</w:t>
      </w:r>
    </w:p>
    <w:p w14:paraId="431B26DC" w14:textId="1D11D982" w:rsidR="00320431" w:rsidRDefault="00320431" w:rsidP="00320431">
      <w:r w:rsidRPr="00320431">
        <w:t>Chief Technology Officer</w:t>
      </w:r>
      <w:r>
        <w:t xml:space="preserve"> (CTO): Abdulrhman </w:t>
      </w:r>
      <w:proofErr w:type="spellStart"/>
      <w:r>
        <w:t>Alsuliman</w:t>
      </w:r>
      <w:proofErr w:type="spellEnd"/>
      <w:r>
        <w:t>.</w:t>
      </w:r>
    </w:p>
    <w:p w14:paraId="283A7025" w14:textId="777CACF0" w:rsidR="00320431" w:rsidRDefault="00320431" w:rsidP="00320431">
      <w:r w:rsidRPr="00320431">
        <w:t xml:space="preserve">AI </w:t>
      </w:r>
      <w:proofErr w:type="gramStart"/>
      <w:r w:rsidRPr="00320431">
        <w:t>Developer</w:t>
      </w:r>
      <w:r>
        <w:t xml:space="preserve"> :</w:t>
      </w:r>
      <w:proofErr w:type="gramEnd"/>
      <w:r>
        <w:t xml:space="preserve"> Mohammed </w:t>
      </w:r>
      <w:proofErr w:type="spellStart"/>
      <w:r>
        <w:t>Algbaly</w:t>
      </w:r>
      <w:proofErr w:type="spellEnd"/>
      <w:r>
        <w:t>.</w:t>
      </w:r>
    </w:p>
    <w:p w14:paraId="55C19B7E" w14:textId="30A273F0" w:rsidR="00320431" w:rsidRDefault="00320431" w:rsidP="00320431">
      <w:r w:rsidRPr="00320431">
        <w:t xml:space="preserve">AI </w:t>
      </w:r>
      <w:proofErr w:type="gramStart"/>
      <w:r w:rsidRPr="00320431">
        <w:t>Developer</w:t>
      </w:r>
      <w:r>
        <w:t xml:space="preserve"> :</w:t>
      </w:r>
      <w:proofErr w:type="gramEnd"/>
      <w:r>
        <w:t xml:space="preserve"> Rahaf Al </w:t>
      </w:r>
      <w:proofErr w:type="spellStart"/>
      <w:r>
        <w:t>Hallay</w:t>
      </w:r>
      <w:proofErr w:type="spellEnd"/>
      <w:r>
        <w:t>.</w:t>
      </w:r>
    </w:p>
    <w:p w14:paraId="5B953240" w14:textId="3D3BB4D8" w:rsidR="00294457" w:rsidRPr="00294457" w:rsidRDefault="00294457" w:rsidP="00294457">
      <w:pPr>
        <w:rPr>
          <w:lang w:val="en-US"/>
        </w:rPr>
      </w:pPr>
    </w:p>
    <w:p w14:paraId="1656FF8E" w14:textId="3C3C4C67" w:rsidR="002C473D" w:rsidRPr="00E5437E" w:rsidRDefault="002C473D" w:rsidP="002C473D">
      <w:pPr>
        <w:pStyle w:val="Heading3"/>
      </w:pPr>
      <w:bookmarkStart w:id="73" w:name="_Toc33438520"/>
      <w:r w:rsidRPr="00E5437E">
        <w:t>2.</w:t>
      </w:r>
      <w:r w:rsidR="00E748EE">
        <w:t>3</w:t>
      </w:r>
      <w:r w:rsidRPr="00E5437E">
        <w:tab/>
      </w:r>
      <w:r w:rsidRPr="00E748EE">
        <w:t>Business</w:t>
      </w:r>
      <w:r w:rsidRPr="00E5437E">
        <w:t xml:space="preserve"> Ethics and Conduct</w:t>
      </w:r>
      <w:bookmarkEnd w:id="73"/>
    </w:p>
    <w:p w14:paraId="2296B7B0" w14:textId="1137B4D2" w:rsidR="006C4B07" w:rsidRPr="00E5437E" w:rsidRDefault="006C4B07" w:rsidP="00CD4B99">
      <w:pPr>
        <w:jc w:val="both"/>
        <w:rPr>
          <w:rFonts w:cs="Arial"/>
          <w:szCs w:val="22"/>
          <w:lang w:val="en-US"/>
        </w:rPr>
      </w:pPr>
      <w:r w:rsidRPr="00E5437E">
        <w:rPr>
          <w:rFonts w:cs="Arial"/>
          <w:szCs w:val="22"/>
          <w:lang w:val="en-US"/>
        </w:rPr>
        <w:t>The successful business operation and reputation of</w:t>
      </w:r>
      <w:r w:rsidR="008C0D80">
        <w:rPr>
          <w:rFonts w:cs="Arial"/>
          <w:szCs w:val="22"/>
          <w:lang w:val="en-US"/>
        </w:rPr>
        <w:t xml:space="preserve"> </w:t>
      </w:r>
      <w:proofErr w:type="spellStart"/>
      <w:r w:rsidR="00BC25EF">
        <w:rPr>
          <w:lang w:val="en-US"/>
        </w:rPr>
        <w:t>Newera</w:t>
      </w:r>
      <w:proofErr w:type="spellEnd"/>
      <w:r w:rsidRPr="00E5437E">
        <w:rPr>
          <w:rFonts w:cs="Arial"/>
          <w:szCs w:val="22"/>
          <w:lang w:val="en-US"/>
        </w:rPr>
        <w:t xml:space="preserve"> is built upon the principles of fair dealing and ethical conduct of our employees. Our reputation for integrity and excellence requires careful observance of the spirit and letter of all applicable laws and regulations, as well as a scrupulous regard for the highest standards of conduct and personal integrity.</w:t>
      </w:r>
    </w:p>
    <w:p w14:paraId="0B11B142" w14:textId="77777777" w:rsidR="006C4B07" w:rsidRPr="00E5437E" w:rsidRDefault="006C4B07" w:rsidP="00CD4B99">
      <w:pPr>
        <w:jc w:val="both"/>
        <w:rPr>
          <w:rFonts w:cs="Arial"/>
          <w:szCs w:val="22"/>
          <w:lang w:val="en-US"/>
        </w:rPr>
      </w:pPr>
    </w:p>
    <w:p w14:paraId="1DBDF743" w14:textId="0A76C42D" w:rsidR="000235C4" w:rsidRDefault="00420304" w:rsidP="00CC7E74">
      <w:pPr>
        <w:jc w:val="both"/>
        <w:rPr>
          <w:rFonts w:cs="Arial"/>
          <w:szCs w:val="22"/>
        </w:rPr>
      </w:pPr>
      <w:r>
        <w:rPr>
          <w:rFonts w:cs="Arial"/>
          <w:szCs w:val="22"/>
        </w:rPr>
        <w:t>E</w:t>
      </w:r>
      <w:r w:rsidR="00CC7E74" w:rsidRPr="00CC7E74">
        <w:rPr>
          <w:rFonts w:cs="Arial"/>
          <w:szCs w:val="22"/>
        </w:rPr>
        <w:t xml:space="preserve">nabling individuals and businesses to achieve their financial goals with ease. Our success relies on the trust of our </w:t>
      </w:r>
      <w:r w:rsidR="00BC7845">
        <w:rPr>
          <w:rFonts w:cs="Arial"/>
          <w:szCs w:val="22"/>
        </w:rPr>
        <w:t>customers</w:t>
      </w:r>
      <w:r w:rsidR="00CC7E74" w:rsidRPr="00CC7E74">
        <w:rPr>
          <w:rFonts w:cs="Arial"/>
          <w:szCs w:val="22"/>
        </w:rPr>
        <w:t xml:space="preserve"> and </w:t>
      </w:r>
      <w:r w:rsidR="00BC7845">
        <w:rPr>
          <w:rFonts w:cs="Arial"/>
          <w:szCs w:val="22"/>
        </w:rPr>
        <w:t>investors</w:t>
      </w:r>
      <w:r w:rsidR="00CC7E74" w:rsidRPr="00CC7E74">
        <w:rPr>
          <w:rFonts w:cs="Arial"/>
          <w:szCs w:val="22"/>
        </w:rPr>
        <w:t>, and we are committed to maintaining and strengthening this trust through integrity and dedication</w:t>
      </w:r>
      <w:r w:rsidR="00CC7E74">
        <w:rPr>
          <w:rFonts w:cs="Arial"/>
          <w:szCs w:val="22"/>
        </w:rPr>
        <w:t>.</w:t>
      </w:r>
    </w:p>
    <w:p w14:paraId="42EE44FC" w14:textId="77777777" w:rsidR="00CC7E74" w:rsidRPr="00CC7E74" w:rsidRDefault="00CC7E74" w:rsidP="00CC7E74">
      <w:pPr>
        <w:jc w:val="both"/>
        <w:rPr>
          <w:rFonts w:cs="Arial"/>
          <w:szCs w:val="22"/>
        </w:rPr>
      </w:pPr>
    </w:p>
    <w:p w14:paraId="1BC381F6" w14:textId="4658ADB6" w:rsidR="006C4B07" w:rsidRPr="00E5437E" w:rsidRDefault="00BC25EF" w:rsidP="00CD4B99">
      <w:pPr>
        <w:jc w:val="both"/>
        <w:rPr>
          <w:rFonts w:cs="Arial"/>
          <w:szCs w:val="22"/>
          <w:lang w:val="en-US"/>
        </w:rPr>
      </w:pPr>
      <w:proofErr w:type="spellStart"/>
      <w:r>
        <w:rPr>
          <w:lang w:val="en-US"/>
        </w:rPr>
        <w:t>Newera</w:t>
      </w:r>
      <w:proofErr w:type="spellEnd"/>
      <w:r w:rsidR="00802519" w:rsidRPr="00E5437E">
        <w:rPr>
          <w:rFonts w:cs="Arial"/>
          <w:szCs w:val="22"/>
          <w:lang w:val="en-US"/>
        </w:rPr>
        <w:t xml:space="preserve"> </w:t>
      </w:r>
      <w:r w:rsidR="006C4B07" w:rsidRPr="00E5437E">
        <w:rPr>
          <w:rFonts w:cs="Arial"/>
          <w:szCs w:val="22"/>
          <w:lang w:val="en-US"/>
        </w:rPr>
        <w:t>will comply with all applicable laws and regulations and expects its directors, officers, and employees to conduct business in accordance with the letter, spirit, and intent of all relevant laws and to refrain from any illegal, dishonest, or unethical conduct.</w:t>
      </w:r>
    </w:p>
    <w:p w14:paraId="365D6BD2" w14:textId="77777777" w:rsidR="00E72139" w:rsidRPr="00E5437E" w:rsidRDefault="00E72139" w:rsidP="00CD4B99">
      <w:pPr>
        <w:jc w:val="both"/>
        <w:rPr>
          <w:rFonts w:cs="Arial"/>
          <w:szCs w:val="22"/>
          <w:lang w:val="en-US"/>
        </w:rPr>
      </w:pPr>
    </w:p>
    <w:p w14:paraId="38FE2CA2" w14:textId="49D962D8" w:rsidR="006C4B07" w:rsidRPr="00E5437E" w:rsidRDefault="006C4B07" w:rsidP="00CD4B99">
      <w:pPr>
        <w:jc w:val="both"/>
        <w:rPr>
          <w:rFonts w:cs="Arial"/>
          <w:szCs w:val="22"/>
          <w:lang w:val="en-US"/>
        </w:rPr>
      </w:pPr>
      <w:r w:rsidRPr="00E5437E">
        <w:rPr>
          <w:rFonts w:cs="Arial"/>
          <w:szCs w:val="22"/>
          <w:lang w:val="en-US"/>
        </w:rPr>
        <w:t>In general, the use of good judgment, based on high ethical principles, will guide you with respect to lines of acceptable conduct. If a situation arises where it is difficult to determine the proper course of action, the matter should be discussed openly with your immediate supervisor</w:t>
      </w:r>
      <w:r w:rsidR="00634C7C">
        <w:rPr>
          <w:rFonts w:cs="Arial"/>
          <w:szCs w:val="22"/>
          <w:lang w:val="en-US"/>
        </w:rPr>
        <w:t>, the Compliance Officer,</w:t>
      </w:r>
      <w:r w:rsidRPr="00E5437E">
        <w:rPr>
          <w:rFonts w:cs="Arial"/>
          <w:szCs w:val="22"/>
          <w:lang w:val="en-US"/>
        </w:rPr>
        <w:t xml:space="preserve"> and, if necessary, with the </w:t>
      </w:r>
      <w:r w:rsidR="008C0D80">
        <w:rPr>
          <w:rFonts w:cs="Arial"/>
          <w:szCs w:val="22"/>
          <w:lang w:val="en-US"/>
        </w:rPr>
        <w:t>CEO</w:t>
      </w:r>
      <w:r w:rsidRPr="00E5437E">
        <w:rPr>
          <w:rFonts w:cs="Arial"/>
          <w:szCs w:val="22"/>
          <w:lang w:val="en-US"/>
        </w:rPr>
        <w:t>, for advice and consultation.</w:t>
      </w:r>
    </w:p>
    <w:p w14:paraId="0A03186C" w14:textId="77777777" w:rsidR="006C4B07" w:rsidRPr="00E5437E" w:rsidRDefault="006C4B07" w:rsidP="00CD4B99">
      <w:pPr>
        <w:jc w:val="both"/>
        <w:rPr>
          <w:rFonts w:cs="Arial"/>
          <w:szCs w:val="22"/>
          <w:lang w:val="en-US"/>
        </w:rPr>
      </w:pPr>
    </w:p>
    <w:p w14:paraId="1816E802" w14:textId="32DA4AA3" w:rsidR="006C4B07" w:rsidRPr="00376356" w:rsidRDefault="006C4B07" w:rsidP="00376356">
      <w:pPr>
        <w:jc w:val="both"/>
        <w:rPr>
          <w:rFonts w:cs="Arial"/>
          <w:szCs w:val="22"/>
          <w:lang w:val="en-US"/>
        </w:rPr>
      </w:pPr>
      <w:r w:rsidRPr="00E5437E">
        <w:rPr>
          <w:rFonts w:cs="Arial"/>
          <w:szCs w:val="22"/>
          <w:lang w:val="en-US"/>
        </w:rPr>
        <w:t xml:space="preserve">Compliance with this policy of business ethics and conduct is the responsibility of every </w:t>
      </w:r>
      <w:proofErr w:type="spellStart"/>
      <w:r w:rsidR="00BC25EF">
        <w:rPr>
          <w:lang w:val="en-US"/>
        </w:rPr>
        <w:t>Newera</w:t>
      </w:r>
      <w:proofErr w:type="spellEnd"/>
      <w:r w:rsidR="00E7770A">
        <w:rPr>
          <w:rFonts w:cs="Arial"/>
          <w:szCs w:val="22"/>
          <w:lang w:val="en-US"/>
        </w:rPr>
        <w:t xml:space="preserve"> </w:t>
      </w:r>
      <w:r w:rsidR="008C0D80">
        <w:rPr>
          <w:rFonts w:cs="Arial"/>
          <w:szCs w:val="22"/>
          <w:lang w:val="en-US"/>
        </w:rPr>
        <w:t>'s</w:t>
      </w:r>
      <w:r w:rsidRPr="00E5437E">
        <w:rPr>
          <w:rFonts w:cs="Arial"/>
          <w:szCs w:val="22"/>
          <w:lang w:val="en-US"/>
        </w:rPr>
        <w:t xml:space="preserve"> employee. Disregarding or failing to comply with this standard of business ethics and conduct could lead to disciplinary action, up to and including possible termination of employment.</w:t>
      </w:r>
    </w:p>
    <w:p w14:paraId="3005DB22" w14:textId="77777777" w:rsidR="006C4B07" w:rsidRDefault="006C4B07" w:rsidP="00163BBA">
      <w:pPr>
        <w:rPr>
          <w:rFonts w:cs="Arial"/>
          <w:szCs w:val="22"/>
          <w:lang w:val="en-US"/>
        </w:rPr>
      </w:pPr>
    </w:p>
    <w:p w14:paraId="338C52E0" w14:textId="77777777" w:rsidR="006A73B6" w:rsidRPr="006A73B6" w:rsidRDefault="006A73B6" w:rsidP="006A73B6">
      <w:pPr>
        <w:rPr>
          <w:rFonts w:cs="Arial"/>
          <w:szCs w:val="22"/>
          <w:lang w:val="en-US"/>
        </w:rPr>
      </w:pPr>
    </w:p>
    <w:p w14:paraId="1D81DC8D" w14:textId="77777777" w:rsidR="006A73B6" w:rsidRPr="006A73B6" w:rsidRDefault="006A73B6" w:rsidP="006A73B6">
      <w:pPr>
        <w:rPr>
          <w:rFonts w:cs="Arial"/>
          <w:szCs w:val="22"/>
          <w:lang w:val="en-US"/>
        </w:rPr>
      </w:pPr>
    </w:p>
    <w:p w14:paraId="2F4D6B05" w14:textId="77777777" w:rsidR="006A73B6" w:rsidRPr="006A73B6" w:rsidRDefault="006A73B6" w:rsidP="006A73B6">
      <w:pPr>
        <w:rPr>
          <w:rFonts w:cs="Arial"/>
          <w:szCs w:val="22"/>
          <w:lang w:val="en-US"/>
        </w:rPr>
      </w:pPr>
    </w:p>
    <w:p w14:paraId="15079188" w14:textId="77777777" w:rsidR="006A73B6" w:rsidRPr="006A73B6" w:rsidRDefault="006A73B6" w:rsidP="006A73B6">
      <w:pPr>
        <w:rPr>
          <w:rFonts w:cs="Arial"/>
          <w:szCs w:val="22"/>
          <w:lang w:val="en-US"/>
        </w:rPr>
      </w:pPr>
    </w:p>
    <w:p w14:paraId="2B225EFE" w14:textId="77777777" w:rsidR="006A73B6" w:rsidRPr="006A73B6" w:rsidRDefault="006A73B6" w:rsidP="006A73B6">
      <w:pPr>
        <w:rPr>
          <w:rFonts w:cs="Arial"/>
          <w:szCs w:val="22"/>
          <w:lang w:val="en-US"/>
        </w:rPr>
      </w:pPr>
    </w:p>
    <w:p w14:paraId="6A747CCB" w14:textId="77777777" w:rsidR="006A73B6" w:rsidRPr="006A73B6" w:rsidRDefault="006A73B6" w:rsidP="006A73B6">
      <w:pPr>
        <w:rPr>
          <w:rFonts w:cs="Arial"/>
          <w:szCs w:val="22"/>
          <w:lang w:val="en-US"/>
        </w:rPr>
      </w:pPr>
    </w:p>
    <w:p w14:paraId="5F784B8E" w14:textId="77777777" w:rsidR="006A73B6" w:rsidRPr="006A73B6" w:rsidRDefault="006A73B6" w:rsidP="006A73B6">
      <w:pPr>
        <w:rPr>
          <w:rFonts w:cs="Arial"/>
          <w:szCs w:val="22"/>
          <w:lang w:val="en-US"/>
        </w:rPr>
      </w:pPr>
    </w:p>
    <w:p w14:paraId="34EE9C78" w14:textId="2967D501" w:rsidR="006C4B07" w:rsidRPr="00E5437E" w:rsidRDefault="006C4B07" w:rsidP="0046656E">
      <w:pPr>
        <w:pStyle w:val="Heading3"/>
      </w:pPr>
      <w:bookmarkStart w:id="74" w:name="_Toc517792588"/>
      <w:bookmarkStart w:id="75" w:name="_Toc517792667"/>
      <w:bookmarkStart w:id="76" w:name="_Toc517862924"/>
      <w:bookmarkStart w:id="77" w:name="_Toc517863228"/>
      <w:bookmarkStart w:id="78" w:name="_Toc517863566"/>
      <w:bookmarkStart w:id="79" w:name="_Toc33304676"/>
      <w:bookmarkStart w:id="80" w:name="_Toc33438524"/>
      <w:r w:rsidRPr="00E5437E">
        <w:lastRenderedPageBreak/>
        <w:t>2.</w:t>
      </w:r>
      <w:r w:rsidR="00E748EE">
        <w:t>4</w:t>
      </w:r>
      <w:r w:rsidRPr="00E5437E">
        <w:tab/>
        <w:t>N</w:t>
      </w:r>
      <w:r w:rsidR="00483C02" w:rsidRPr="00E5437E">
        <w:t>on-</w:t>
      </w:r>
      <w:r w:rsidRPr="00E5437E">
        <w:t>D</w:t>
      </w:r>
      <w:r w:rsidR="00483C02" w:rsidRPr="00E5437E">
        <w:t>isclosure</w:t>
      </w:r>
      <w:bookmarkEnd w:id="74"/>
      <w:bookmarkEnd w:id="75"/>
      <w:bookmarkEnd w:id="76"/>
      <w:bookmarkEnd w:id="77"/>
      <w:bookmarkEnd w:id="78"/>
      <w:bookmarkEnd w:id="79"/>
      <w:bookmarkEnd w:id="80"/>
    </w:p>
    <w:p w14:paraId="40F57FC9" w14:textId="47E860C6" w:rsidR="006C4B07" w:rsidRPr="00E5437E" w:rsidRDefault="001302CE" w:rsidP="00163BBA">
      <w:pPr>
        <w:jc w:val="both"/>
        <w:rPr>
          <w:rFonts w:cs="Arial"/>
          <w:szCs w:val="22"/>
          <w:lang w:val="en-US"/>
        </w:rPr>
      </w:pPr>
      <w:r>
        <w:rPr>
          <w:noProof/>
          <w:lang w:val="en-US"/>
        </w:rPr>
        <mc:AlternateContent>
          <mc:Choice Requires="wps">
            <w:drawing>
              <wp:anchor distT="0" distB="0" distL="114300" distR="114300" simplePos="0" relativeHeight="251658249" behindDoc="0" locked="0" layoutInCell="1" allowOverlap="1" wp14:anchorId="76DC1D5E" wp14:editId="46A8F1AF">
                <wp:simplePos x="0" y="0"/>
                <wp:positionH relativeFrom="margin">
                  <wp:posOffset>3810</wp:posOffset>
                </wp:positionH>
                <wp:positionV relativeFrom="paragraph">
                  <wp:posOffset>805180</wp:posOffset>
                </wp:positionV>
                <wp:extent cx="5593080" cy="2441575"/>
                <wp:effectExtent l="0" t="0" r="7620" b="0"/>
                <wp:wrapSquare wrapText="bothSides"/>
                <wp:docPr id="2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2441575"/>
                        </a:xfrm>
                        <a:prstGeom prst="rect">
                          <a:avLst/>
                        </a:prstGeom>
                        <a:solidFill>
                          <a:srgbClr val="F2F2F2"/>
                        </a:solidFill>
                        <a:ln w="6350">
                          <a:solidFill>
                            <a:srgbClr val="D9D9D9"/>
                          </a:solidFill>
                          <a:miter lim="800000"/>
                          <a:headEnd/>
                          <a:tailEnd/>
                        </a:ln>
                      </wps:spPr>
                      <wps:txbx>
                        <w:txbxContent>
                          <w:tbl>
                            <w:tblPr>
                              <w:tblW w:w="0" w:type="auto"/>
                              <w:tblInd w:w="828" w:type="dxa"/>
                              <w:tblLook w:val="0000" w:firstRow="0" w:lastRow="0" w:firstColumn="0" w:lastColumn="0" w:noHBand="0" w:noVBand="0"/>
                            </w:tblPr>
                            <w:tblGrid>
                              <w:gridCol w:w="3798"/>
                              <w:gridCol w:w="3961"/>
                            </w:tblGrid>
                            <w:tr w:rsidR="004E0B17" w:rsidRPr="00163BBA" w14:paraId="4B81028C" w14:textId="77777777" w:rsidTr="002912D1">
                              <w:tc>
                                <w:tcPr>
                                  <w:tcW w:w="3960" w:type="dxa"/>
                                  <w:tcBorders>
                                    <w:top w:val="nil"/>
                                    <w:left w:val="nil"/>
                                    <w:bottom w:val="nil"/>
                                    <w:right w:val="nil"/>
                                  </w:tcBorders>
                                </w:tcPr>
                                <w:p w14:paraId="5BD95BF3"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xml:space="preserve">* </w:t>
                                  </w:r>
                                  <w:r>
                                    <w:rPr>
                                      <w:rFonts w:cs="Arial"/>
                                      <w:szCs w:val="22"/>
                                      <w:lang w:val="en-US"/>
                                    </w:rPr>
                                    <w:t>C</w:t>
                                  </w:r>
                                  <w:r w:rsidRPr="00163BBA">
                                    <w:rPr>
                                      <w:rFonts w:cs="Arial"/>
                                      <w:szCs w:val="22"/>
                                      <w:lang w:val="en-US"/>
                                    </w:rPr>
                                    <w:t>ompensation data</w:t>
                                  </w:r>
                                </w:p>
                              </w:tc>
                              <w:tc>
                                <w:tcPr>
                                  <w:tcW w:w="4140" w:type="dxa"/>
                                  <w:tcBorders>
                                    <w:top w:val="nil"/>
                                    <w:left w:val="nil"/>
                                    <w:bottom w:val="nil"/>
                                    <w:right w:val="nil"/>
                                  </w:tcBorders>
                                </w:tcPr>
                                <w:p w14:paraId="3CA971D6"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Pending projects and proposals</w:t>
                                  </w:r>
                                </w:p>
                              </w:tc>
                            </w:tr>
                            <w:tr w:rsidR="004E0B17" w:rsidRPr="00163BBA" w14:paraId="275B297B" w14:textId="77777777" w:rsidTr="002912D1">
                              <w:tc>
                                <w:tcPr>
                                  <w:tcW w:w="3960" w:type="dxa"/>
                                  <w:tcBorders>
                                    <w:top w:val="nil"/>
                                    <w:left w:val="nil"/>
                                    <w:bottom w:val="nil"/>
                                    <w:right w:val="nil"/>
                                  </w:tcBorders>
                                </w:tcPr>
                                <w:p w14:paraId="2F4B8C9A"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Computer processes</w:t>
                                  </w:r>
                                </w:p>
                              </w:tc>
                              <w:tc>
                                <w:tcPr>
                                  <w:tcW w:w="4140" w:type="dxa"/>
                                  <w:tcBorders>
                                    <w:top w:val="nil"/>
                                    <w:left w:val="nil"/>
                                    <w:bottom w:val="nil"/>
                                    <w:right w:val="nil"/>
                                  </w:tcBorders>
                                </w:tcPr>
                                <w:p w14:paraId="005DBE53"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Proprietary production processes</w:t>
                                  </w:r>
                                </w:p>
                              </w:tc>
                            </w:tr>
                            <w:tr w:rsidR="004E0B17" w:rsidRPr="00163BBA" w14:paraId="2ABD1A96" w14:textId="77777777" w:rsidTr="002912D1">
                              <w:tc>
                                <w:tcPr>
                                  <w:tcW w:w="3960" w:type="dxa"/>
                                  <w:tcBorders>
                                    <w:top w:val="nil"/>
                                    <w:left w:val="nil"/>
                                    <w:bottom w:val="nil"/>
                                    <w:right w:val="nil"/>
                                  </w:tcBorders>
                                </w:tcPr>
                                <w:p w14:paraId="6F53176B"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Computer programs and codes</w:t>
                                  </w:r>
                                </w:p>
                              </w:tc>
                              <w:tc>
                                <w:tcPr>
                                  <w:tcW w:w="4140" w:type="dxa"/>
                                  <w:tcBorders>
                                    <w:top w:val="nil"/>
                                    <w:left w:val="nil"/>
                                    <w:bottom w:val="nil"/>
                                    <w:right w:val="nil"/>
                                  </w:tcBorders>
                                </w:tcPr>
                                <w:p w14:paraId="61B653E3" w14:textId="77777777" w:rsidR="004E0B17" w:rsidRPr="00163BBA" w:rsidRDefault="004E0B17" w:rsidP="00F60E60">
                                  <w:pPr>
                                    <w:autoSpaceDE w:val="0"/>
                                    <w:autoSpaceDN w:val="0"/>
                                    <w:adjustRightInd w:val="0"/>
                                    <w:spacing w:before="120" w:after="120"/>
                                    <w:jc w:val="both"/>
                                    <w:rPr>
                                      <w:rFonts w:cs="Arial"/>
                                      <w:szCs w:val="22"/>
                                      <w:lang w:val="en-US"/>
                                    </w:rPr>
                                  </w:pPr>
                                  <w:r w:rsidRPr="00163BBA">
                                    <w:rPr>
                                      <w:rFonts w:cs="Arial"/>
                                      <w:szCs w:val="22"/>
                                      <w:lang w:val="en-US"/>
                                    </w:rPr>
                                    <w:t xml:space="preserve">* Research </w:t>
                                  </w:r>
                                  <w:r>
                                    <w:rPr>
                                      <w:rFonts w:cs="Arial"/>
                                      <w:szCs w:val="22"/>
                                      <w:lang w:val="en-US"/>
                                    </w:rPr>
                                    <w:t>&amp;</w:t>
                                  </w:r>
                                  <w:r w:rsidRPr="00163BBA">
                                    <w:rPr>
                                      <w:rFonts w:cs="Arial"/>
                                      <w:szCs w:val="22"/>
                                      <w:lang w:val="en-US"/>
                                    </w:rPr>
                                    <w:t xml:space="preserve"> development strategies</w:t>
                                  </w:r>
                                </w:p>
                              </w:tc>
                            </w:tr>
                            <w:tr w:rsidR="004E0B17" w:rsidRPr="00163BBA" w14:paraId="07F63FB7" w14:textId="77777777" w:rsidTr="002912D1">
                              <w:tc>
                                <w:tcPr>
                                  <w:tcW w:w="3960" w:type="dxa"/>
                                  <w:tcBorders>
                                    <w:top w:val="nil"/>
                                    <w:left w:val="nil"/>
                                    <w:bottom w:val="nil"/>
                                    <w:right w:val="nil"/>
                                  </w:tcBorders>
                                </w:tcPr>
                                <w:p w14:paraId="33B1AE48"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Customer lists</w:t>
                                  </w:r>
                                </w:p>
                              </w:tc>
                              <w:tc>
                                <w:tcPr>
                                  <w:tcW w:w="4140" w:type="dxa"/>
                                  <w:tcBorders>
                                    <w:top w:val="nil"/>
                                    <w:left w:val="nil"/>
                                    <w:bottom w:val="nil"/>
                                    <w:right w:val="nil"/>
                                  </w:tcBorders>
                                </w:tcPr>
                                <w:p w14:paraId="4277C611"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Scientific data</w:t>
                                  </w:r>
                                </w:p>
                              </w:tc>
                            </w:tr>
                            <w:tr w:rsidR="004E0B17" w:rsidRPr="00163BBA" w14:paraId="612318BA" w14:textId="77777777" w:rsidTr="002912D1">
                              <w:tc>
                                <w:tcPr>
                                  <w:tcW w:w="3960" w:type="dxa"/>
                                  <w:tcBorders>
                                    <w:top w:val="nil"/>
                                    <w:left w:val="nil"/>
                                    <w:bottom w:val="nil"/>
                                    <w:right w:val="nil"/>
                                  </w:tcBorders>
                                </w:tcPr>
                                <w:p w14:paraId="0CF6F22D"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Customer preferences</w:t>
                                  </w:r>
                                </w:p>
                              </w:tc>
                              <w:tc>
                                <w:tcPr>
                                  <w:tcW w:w="4140" w:type="dxa"/>
                                  <w:tcBorders>
                                    <w:top w:val="nil"/>
                                    <w:left w:val="nil"/>
                                    <w:bottom w:val="nil"/>
                                    <w:right w:val="nil"/>
                                  </w:tcBorders>
                                </w:tcPr>
                                <w:p w14:paraId="78B55FA4"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Scientific formulae</w:t>
                                  </w:r>
                                </w:p>
                              </w:tc>
                            </w:tr>
                            <w:tr w:rsidR="004E0B17" w:rsidRPr="00163BBA" w14:paraId="10877CAC" w14:textId="77777777" w:rsidTr="002912D1">
                              <w:tc>
                                <w:tcPr>
                                  <w:tcW w:w="3960" w:type="dxa"/>
                                  <w:tcBorders>
                                    <w:top w:val="nil"/>
                                    <w:left w:val="nil"/>
                                    <w:bottom w:val="nil"/>
                                    <w:right w:val="nil"/>
                                  </w:tcBorders>
                                </w:tcPr>
                                <w:p w14:paraId="1A78850B" w14:textId="77777777" w:rsidR="004E0B17" w:rsidRPr="00163BBA" w:rsidRDefault="004E0B17" w:rsidP="009605FB">
                                  <w:pPr>
                                    <w:autoSpaceDE w:val="0"/>
                                    <w:autoSpaceDN w:val="0"/>
                                    <w:adjustRightInd w:val="0"/>
                                    <w:spacing w:before="120" w:after="120"/>
                                    <w:jc w:val="both"/>
                                    <w:rPr>
                                      <w:rFonts w:cs="Arial"/>
                                      <w:szCs w:val="22"/>
                                      <w:lang w:val="fr-CA"/>
                                    </w:rPr>
                                  </w:pPr>
                                  <w:r w:rsidRPr="00163BBA">
                                    <w:rPr>
                                      <w:rFonts w:cs="Arial"/>
                                      <w:szCs w:val="22"/>
                                      <w:lang w:val="fr-CA"/>
                                    </w:rPr>
                                    <w:t xml:space="preserve">* </w:t>
                                  </w:r>
                                  <w:r>
                                    <w:rPr>
                                      <w:rFonts w:cs="Arial"/>
                                      <w:szCs w:val="22"/>
                                      <w:lang w:val="fr-CA"/>
                                    </w:rPr>
                                    <w:t>F</w:t>
                                  </w:r>
                                  <w:r w:rsidRPr="00163BBA">
                                    <w:rPr>
                                      <w:rFonts w:cs="Arial"/>
                                      <w:szCs w:val="22"/>
                                      <w:lang w:val="fr-CA"/>
                                    </w:rPr>
                                    <w:t>inancial information</w:t>
                                  </w:r>
                                </w:p>
                              </w:tc>
                              <w:tc>
                                <w:tcPr>
                                  <w:tcW w:w="4140" w:type="dxa"/>
                                  <w:tcBorders>
                                    <w:top w:val="nil"/>
                                    <w:left w:val="nil"/>
                                    <w:bottom w:val="nil"/>
                                    <w:right w:val="nil"/>
                                  </w:tcBorders>
                                </w:tcPr>
                                <w:p w14:paraId="1C94B8EF" w14:textId="77777777" w:rsidR="004E0B17" w:rsidRPr="00163BBA" w:rsidRDefault="004E0B17" w:rsidP="009605FB">
                                  <w:pPr>
                                    <w:autoSpaceDE w:val="0"/>
                                    <w:autoSpaceDN w:val="0"/>
                                    <w:adjustRightInd w:val="0"/>
                                    <w:spacing w:before="120" w:after="120"/>
                                    <w:jc w:val="both"/>
                                    <w:rPr>
                                      <w:rFonts w:cs="Arial"/>
                                      <w:szCs w:val="22"/>
                                      <w:lang w:val="fr-CA"/>
                                    </w:rPr>
                                  </w:pPr>
                                  <w:r w:rsidRPr="00163BBA">
                                    <w:rPr>
                                      <w:rFonts w:cs="Arial"/>
                                      <w:szCs w:val="22"/>
                                      <w:lang w:val="fr-CA"/>
                                    </w:rPr>
                                    <w:t xml:space="preserve">* </w:t>
                                  </w:r>
                                  <w:r>
                                    <w:rPr>
                                      <w:rFonts w:cs="Arial"/>
                                      <w:szCs w:val="22"/>
                                      <w:lang w:val="fr-CA"/>
                                    </w:rPr>
                                    <w:t>S</w:t>
                                  </w:r>
                                  <w:r w:rsidRPr="00163BBA">
                                    <w:rPr>
                                      <w:rFonts w:cs="Arial"/>
                                      <w:szCs w:val="22"/>
                                      <w:lang w:val="fr-CA"/>
                                    </w:rPr>
                                    <w:t>cientific prototypes</w:t>
                                  </w:r>
                                </w:p>
                              </w:tc>
                            </w:tr>
                            <w:tr w:rsidR="004E0B17" w:rsidRPr="00163BBA" w14:paraId="292C88B3" w14:textId="77777777" w:rsidTr="002912D1">
                              <w:tc>
                                <w:tcPr>
                                  <w:tcW w:w="3960" w:type="dxa"/>
                                  <w:tcBorders>
                                    <w:top w:val="nil"/>
                                    <w:left w:val="nil"/>
                                    <w:bottom w:val="nil"/>
                                    <w:right w:val="nil"/>
                                  </w:tcBorders>
                                </w:tcPr>
                                <w:p w14:paraId="38C68FC7"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Labor relations strategies</w:t>
                                  </w:r>
                                </w:p>
                              </w:tc>
                              <w:tc>
                                <w:tcPr>
                                  <w:tcW w:w="4140" w:type="dxa"/>
                                  <w:tcBorders>
                                    <w:top w:val="nil"/>
                                    <w:left w:val="nil"/>
                                    <w:bottom w:val="nil"/>
                                    <w:right w:val="nil"/>
                                  </w:tcBorders>
                                </w:tcPr>
                                <w:p w14:paraId="34868F19"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Technological data</w:t>
                                  </w:r>
                                </w:p>
                              </w:tc>
                            </w:tr>
                            <w:tr w:rsidR="004E0B17" w:rsidRPr="00163BBA" w14:paraId="470EDE7E" w14:textId="77777777" w:rsidTr="002912D1">
                              <w:tc>
                                <w:tcPr>
                                  <w:tcW w:w="3960" w:type="dxa"/>
                                  <w:tcBorders>
                                    <w:top w:val="nil"/>
                                    <w:left w:val="nil"/>
                                    <w:bottom w:val="nil"/>
                                    <w:right w:val="nil"/>
                                  </w:tcBorders>
                                </w:tcPr>
                                <w:p w14:paraId="2C8513F8"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Marketing strategies</w:t>
                                  </w:r>
                                </w:p>
                              </w:tc>
                              <w:tc>
                                <w:tcPr>
                                  <w:tcW w:w="4140" w:type="dxa"/>
                                  <w:tcBorders>
                                    <w:top w:val="nil"/>
                                    <w:left w:val="nil"/>
                                    <w:bottom w:val="nil"/>
                                    <w:right w:val="nil"/>
                                  </w:tcBorders>
                                </w:tcPr>
                                <w:p w14:paraId="085BDBE0"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Technological prototypes</w:t>
                                  </w:r>
                                </w:p>
                              </w:tc>
                            </w:tr>
                            <w:tr w:rsidR="004E0B17" w:rsidRPr="00163BBA" w14:paraId="77FC2BA6" w14:textId="77777777" w:rsidTr="002912D1">
                              <w:tc>
                                <w:tcPr>
                                  <w:tcW w:w="3960" w:type="dxa"/>
                                  <w:tcBorders>
                                    <w:top w:val="nil"/>
                                    <w:left w:val="nil"/>
                                    <w:bottom w:val="nil"/>
                                    <w:right w:val="nil"/>
                                  </w:tcBorders>
                                </w:tcPr>
                                <w:p w14:paraId="207A5181"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New materials research</w:t>
                                  </w:r>
                                </w:p>
                              </w:tc>
                              <w:tc>
                                <w:tcPr>
                                  <w:tcW w:w="4140" w:type="dxa"/>
                                  <w:tcBorders>
                                    <w:top w:val="nil"/>
                                    <w:left w:val="nil"/>
                                    <w:bottom w:val="nil"/>
                                    <w:right w:val="nil"/>
                                  </w:tcBorders>
                                </w:tcPr>
                                <w:p w14:paraId="0F959184" w14:textId="77777777" w:rsidR="004E0B17" w:rsidRPr="00163BBA" w:rsidRDefault="004E0B17" w:rsidP="006752FB">
                                  <w:pPr>
                                    <w:autoSpaceDE w:val="0"/>
                                    <w:autoSpaceDN w:val="0"/>
                                    <w:adjustRightInd w:val="0"/>
                                    <w:spacing w:before="120" w:after="120"/>
                                    <w:jc w:val="both"/>
                                    <w:rPr>
                                      <w:rFonts w:cs="Arial"/>
                                      <w:szCs w:val="22"/>
                                      <w:lang w:val="en-US"/>
                                    </w:rPr>
                                  </w:pPr>
                                </w:p>
                              </w:tc>
                            </w:tr>
                          </w:tbl>
                          <w:p w14:paraId="20237013" w14:textId="77777777" w:rsidR="004E0B17" w:rsidRPr="00571A18" w:rsidRDefault="004E0B17" w:rsidP="006752FB">
                            <w:pPr>
                              <w:autoSpaceDE w:val="0"/>
                              <w:autoSpaceDN w:val="0"/>
                              <w:adjustRightInd w:val="0"/>
                              <w:spacing w:before="120" w:after="120"/>
                              <w:jc w:val="both"/>
                              <w:rPr>
                                <w:rFonts w:cs="Arial"/>
                                <w:szCs w:val="22"/>
                                <w:lang w:val="en-US"/>
                              </w:rPr>
                            </w:pP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6DC1D5E" id="_x0000_t202" coordsize="21600,21600" o:spt="202" path="m,l,21600r21600,l21600,xe">
                <v:stroke joinstyle="miter"/>
                <v:path gradientshapeok="t" o:connecttype="rect"/>
              </v:shapetype>
              <v:shape id="Text Box 21" o:spid="_x0000_s1029" type="#_x0000_t202" style="position:absolute;left:0;text-align:left;margin-left:.3pt;margin-top:63.4pt;width:440.4pt;height:192.2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fYGwIAADUEAAAOAAAAZHJzL2Uyb0RvYy54bWysU9tu2zAMfR+wfxD0vthJmjY14hRdsgwD&#10;ugvQ7QMUWY6FyaJGKbGzrx8lp2l2exlmAQJpUofkIbm461vDDgq9Blvy8SjnTFkJlba7kn/5vHk1&#10;58wHYSthwKqSH5Xnd8uXLxadK9QEGjCVQkYg1hedK3kTgiuyzMtGtcKPwClLxhqwFYFU3GUVio7Q&#10;W5NN8vw66wArhyCV9/R3PRj5MuHXtZLhY117FZgpOeUW0o3p3sY7Wy5EsUPhGi1PaYh/yKIV2lLQ&#10;M9RaBMH2qH+DarVE8FCHkYQ2g7rWUqUaqJpx/ks1j41wKtVC5Hh3psn/P1j54fDoPiEL/WvoqYGp&#10;CO8eQH71zMKqEXan7hGha5SoKPA4UpZ1zhenp5FqX/gIsu3eQ0VNFvsACaivsY2sUJ2M0KkBxzPp&#10;qg9M0s/Z7Haaz8kkyTa5uhrPbmYphiienjv04a2ClkWh5EhdTfDi8OBDTEcUTy4xmgejq402Jim4&#10;264MsoOgCdhM4jmh/+RmLOtKfj2d5QMDf4VY38bzJ4hWBxplo9uSz/P4RSdRRN7e2CrJQWgzyJSy&#10;sSciI3cDi6Hf9kxXJZ/Gt5HXLVRHYhZhmFzaNBIawO+cdTS1Jfff9gIVZ+adpe7c0E7EMb9U8FLZ&#10;XirCSoIquQzI2aCswrAce4d611CsYSIs3FNPa53Yfs7rVADNZmrCaY/i8F/qyet525c/AAAA//8D&#10;AFBLAwQUAAYACAAAACEA5dp1Kd4AAAAIAQAADwAAAGRycy9kb3ducmV2LnhtbEyPwU7DMBBE70j8&#10;g7VIXBB1EiAKIU6FijgiRIsERzfexlHjdRS7TdqvZznBcWdGs2+q5ex6ccQxdJ4UpIsEBFLjTUet&#10;gs/N620BIkRNRveeUMEJAyzry4tKl8ZP9IHHdWwFl1AotQIb41BKGRqLToeFH5DY2/nR6cjn2Eoz&#10;6onLXS+zJMml0x3xB6sHXFls9uuDU3Bjv+YZdzbbn4fNKnt/iY/T95tS11fz8xOIiHP8C8MvPqND&#10;zUxbfyATRK8g5xyrWc4D2C6K9B7EVsFDmt6BrCv5f0D9AwAA//8DAFBLAQItABQABgAIAAAAIQC2&#10;gziS/gAAAOEBAAATAAAAAAAAAAAAAAAAAAAAAABbQ29udGVudF9UeXBlc10ueG1sUEsBAi0AFAAG&#10;AAgAAAAhADj9If/WAAAAlAEAAAsAAAAAAAAAAAAAAAAALwEAAF9yZWxzLy5yZWxzUEsBAi0AFAAG&#10;AAgAAAAhAF9Qp9gbAgAANQQAAA4AAAAAAAAAAAAAAAAALgIAAGRycy9lMm9Eb2MueG1sUEsBAi0A&#10;FAAGAAgAAAAhAOXadSneAAAACAEAAA8AAAAAAAAAAAAAAAAAdQQAAGRycy9kb3ducmV2LnhtbFBL&#10;BQYAAAAABAAEAPMAAACABQAAAAA=&#10;" fillcolor="#f2f2f2" strokecolor="#d9d9d9" strokeweight=".5pt">
                <v:textbox inset="2mm,2mm,2mm,2mm">
                  <w:txbxContent>
                    <w:tbl>
                      <w:tblPr>
                        <w:tblW w:w="0" w:type="auto"/>
                        <w:tblInd w:w="828" w:type="dxa"/>
                        <w:tblLook w:val="0000" w:firstRow="0" w:lastRow="0" w:firstColumn="0" w:lastColumn="0" w:noHBand="0" w:noVBand="0"/>
                      </w:tblPr>
                      <w:tblGrid>
                        <w:gridCol w:w="3798"/>
                        <w:gridCol w:w="3961"/>
                      </w:tblGrid>
                      <w:tr w:rsidR="004E0B17" w:rsidRPr="00163BBA" w14:paraId="4B81028C" w14:textId="77777777" w:rsidTr="002912D1">
                        <w:tc>
                          <w:tcPr>
                            <w:tcW w:w="3960" w:type="dxa"/>
                            <w:tcBorders>
                              <w:top w:val="nil"/>
                              <w:left w:val="nil"/>
                              <w:bottom w:val="nil"/>
                              <w:right w:val="nil"/>
                            </w:tcBorders>
                          </w:tcPr>
                          <w:p w14:paraId="5BD95BF3"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xml:space="preserve">* </w:t>
                            </w:r>
                            <w:r>
                              <w:rPr>
                                <w:rFonts w:cs="Arial"/>
                                <w:szCs w:val="22"/>
                                <w:lang w:val="en-US"/>
                              </w:rPr>
                              <w:t>C</w:t>
                            </w:r>
                            <w:r w:rsidRPr="00163BBA">
                              <w:rPr>
                                <w:rFonts w:cs="Arial"/>
                                <w:szCs w:val="22"/>
                                <w:lang w:val="en-US"/>
                              </w:rPr>
                              <w:t>ompensation data</w:t>
                            </w:r>
                          </w:p>
                        </w:tc>
                        <w:tc>
                          <w:tcPr>
                            <w:tcW w:w="4140" w:type="dxa"/>
                            <w:tcBorders>
                              <w:top w:val="nil"/>
                              <w:left w:val="nil"/>
                              <w:bottom w:val="nil"/>
                              <w:right w:val="nil"/>
                            </w:tcBorders>
                          </w:tcPr>
                          <w:p w14:paraId="3CA971D6"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Pending projects and proposals</w:t>
                            </w:r>
                          </w:p>
                        </w:tc>
                      </w:tr>
                      <w:tr w:rsidR="004E0B17" w:rsidRPr="00163BBA" w14:paraId="275B297B" w14:textId="77777777" w:rsidTr="002912D1">
                        <w:tc>
                          <w:tcPr>
                            <w:tcW w:w="3960" w:type="dxa"/>
                            <w:tcBorders>
                              <w:top w:val="nil"/>
                              <w:left w:val="nil"/>
                              <w:bottom w:val="nil"/>
                              <w:right w:val="nil"/>
                            </w:tcBorders>
                          </w:tcPr>
                          <w:p w14:paraId="2F4B8C9A"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Computer processes</w:t>
                            </w:r>
                          </w:p>
                        </w:tc>
                        <w:tc>
                          <w:tcPr>
                            <w:tcW w:w="4140" w:type="dxa"/>
                            <w:tcBorders>
                              <w:top w:val="nil"/>
                              <w:left w:val="nil"/>
                              <w:bottom w:val="nil"/>
                              <w:right w:val="nil"/>
                            </w:tcBorders>
                          </w:tcPr>
                          <w:p w14:paraId="005DBE53"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Proprietary production processes</w:t>
                            </w:r>
                          </w:p>
                        </w:tc>
                      </w:tr>
                      <w:tr w:rsidR="004E0B17" w:rsidRPr="00163BBA" w14:paraId="2ABD1A96" w14:textId="77777777" w:rsidTr="002912D1">
                        <w:tc>
                          <w:tcPr>
                            <w:tcW w:w="3960" w:type="dxa"/>
                            <w:tcBorders>
                              <w:top w:val="nil"/>
                              <w:left w:val="nil"/>
                              <w:bottom w:val="nil"/>
                              <w:right w:val="nil"/>
                            </w:tcBorders>
                          </w:tcPr>
                          <w:p w14:paraId="6F53176B"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Computer programs and codes</w:t>
                            </w:r>
                          </w:p>
                        </w:tc>
                        <w:tc>
                          <w:tcPr>
                            <w:tcW w:w="4140" w:type="dxa"/>
                            <w:tcBorders>
                              <w:top w:val="nil"/>
                              <w:left w:val="nil"/>
                              <w:bottom w:val="nil"/>
                              <w:right w:val="nil"/>
                            </w:tcBorders>
                          </w:tcPr>
                          <w:p w14:paraId="61B653E3" w14:textId="77777777" w:rsidR="004E0B17" w:rsidRPr="00163BBA" w:rsidRDefault="004E0B17" w:rsidP="00F60E60">
                            <w:pPr>
                              <w:autoSpaceDE w:val="0"/>
                              <w:autoSpaceDN w:val="0"/>
                              <w:adjustRightInd w:val="0"/>
                              <w:spacing w:before="120" w:after="120"/>
                              <w:jc w:val="both"/>
                              <w:rPr>
                                <w:rFonts w:cs="Arial"/>
                                <w:szCs w:val="22"/>
                                <w:lang w:val="en-US"/>
                              </w:rPr>
                            </w:pPr>
                            <w:r w:rsidRPr="00163BBA">
                              <w:rPr>
                                <w:rFonts w:cs="Arial"/>
                                <w:szCs w:val="22"/>
                                <w:lang w:val="en-US"/>
                              </w:rPr>
                              <w:t xml:space="preserve">* Research </w:t>
                            </w:r>
                            <w:r>
                              <w:rPr>
                                <w:rFonts w:cs="Arial"/>
                                <w:szCs w:val="22"/>
                                <w:lang w:val="en-US"/>
                              </w:rPr>
                              <w:t>&amp;</w:t>
                            </w:r>
                            <w:r w:rsidRPr="00163BBA">
                              <w:rPr>
                                <w:rFonts w:cs="Arial"/>
                                <w:szCs w:val="22"/>
                                <w:lang w:val="en-US"/>
                              </w:rPr>
                              <w:t xml:space="preserve"> development strategies</w:t>
                            </w:r>
                          </w:p>
                        </w:tc>
                      </w:tr>
                      <w:tr w:rsidR="004E0B17" w:rsidRPr="00163BBA" w14:paraId="07F63FB7" w14:textId="77777777" w:rsidTr="002912D1">
                        <w:tc>
                          <w:tcPr>
                            <w:tcW w:w="3960" w:type="dxa"/>
                            <w:tcBorders>
                              <w:top w:val="nil"/>
                              <w:left w:val="nil"/>
                              <w:bottom w:val="nil"/>
                              <w:right w:val="nil"/>
                            </w:tcBorders>
                          </w:tcPr>
                          <w:p w14:paraId="33B1AE48"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Customer lists</w:t>
                            </w:r>
                          </w:p>
                        </w:tc>
                        <w:tc>
                          <w:tcPr>
                            <w:tcW w:w="4140" w:type="dxa"/>
                            <w:tcBorders>
                              <w:top w:val="nil"/>
                              <w:left w:val="nil"/>
                              <w:bottom w:val="nil"/>
                              <w:right w:val="nil"/>
                            </w:tcBorders>
                          </w:tcPr>
                          <w:p w14:paraId="4277C611"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Scientific data</w:t>
                            </w:r>
                          </w:p>
                        </w:tc>
                      </w:tr>
                      <w:tr w:rsidR="004E0B17" w:rsidRPr="00163BBA" w14:paraId="612318BA" w14:textId="77777777" w:rsidTr="002912D1">
                        <w:tc>
                          <w:tcPr>
                            <w:tcW w:w="3960" w:type="dxa"/>
                            <w:tcBorders>
                              <w:top w:val="nil"/>
                              <w:left w:val="nil"/>
                              <w:bottom w:val="nil"/>
                              <w:right w:val="nil"/>
                            </w:tcBorders>
                          </w:tcPr>
                          <w:p w14:paraId="0CF6F22D"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Customer preferences</w:t>
                            </w:r>
                          </w:p>
                        </w:tc>
                        <w:tc>
                          <w:tcPr>
                            <w:tcW w:w="4140" w:type="dxa"/>
                            <w:tcBorders>
                              <w:top w:val="nil"/>
                              <w:left w:val="nil"/>
                              <w:bottom w:val="nil"/>
                              <w:right w:val="nil"/>
                            </w:tcBorders>
                          </w:tcPr>
                          <w:p w14:paraId="78B55FA4" w14:textId="77777777" w:rsidR="004E0B17" w:rsidRPr="00163BBA" w:rsidRDefault="004E0B17" w:rsidP="009605FB">
                            <w:pPr>
                              <w:autoSpaceDE w:val="0"/>
                              <w:autoSpaceDN w:val="0"/>
                              <w:adjustRightInd w:val="0"/>
                              <w:spacing w:before="120" w:after="120"/>
                              <w:jc w:val="both"/>
                              <w:rPr>
                                <w:rFonts w:cs="Arial"/>
                                <w:szCs w:val="22"/>
                                <w:lang w:val="en-US"/>
                              </w:rPr>
                            </w:pPr>
                            <w:r w:rsidRPr="00163BBA">
                              <w:rPr>
                                <w:rFonts w:cs="Arial"/>
                                <w:szCs w:val="22"/>
                                <w:lang w:val="en-US"/>
                              </w:rPr>
                              <w:t>* Scientific formulae</w:t>
                            </w:r>
                          </w:p>
                        </w:tc>
                      </w:tr>
                      <w:tr w:rsidR="004E0B17" w:rsidRPr="00163BBA" w14:paraId="10877CAC" w14:textId="77777777" w:rsidTr="002912D1">
                        <w:tc>
                          <w:tcPr>
                            <w:tcW w:w="3960" w:type="dxa"/>
                            <w:tcBorders>
                              <w:top w:val="nil"/>
                              <w:left w:val="nil"/>
                              <w:bottom w:val="nil"/>
                              <w:right w:val="nil"/>
                            </w:tcBorders>
                          </w:tcPr>
                          <w:p w14:paraId="1A78850B" w14:textId="77777777" w:rsidR="004E0B17" w:rsidRPr="00163BBA" w:rsidRDefault="004E0B17" w:rsidP="009605FB">
                            <w:pPr>
                              <w:autoSpaceDE w:val="0"/>
                              <w:autoSpaceDN w:val="0"/>
                              <w:adjustRightInd w:val="0"/>
                              <w:spacing w:before="120" w:after="120"/>
                              <w:jc w:val="both"/>
                              <w:rPr>
                                <w:rFonts w:cs="Arial"/>
                                <w:szCs w:val="22"/>
                                <w:lang w:val="fr-CA"/>
                              </w:rPr>
                            </w:pPr>
                            <w:r w:rsidRPr="00163BBA">
                              <w:rPr>
                                <w:rFonts w:cs="Arial"/>
                                <w:szCs w:val="22"/>
                                <w:lang w:val="fr-CA"/>
                              </w:rPr>
                              <w:t xml:space="preserve">* </w:t>
                            </w:r>
                            <w:r>
                              <w:rPr>
                                <w:rFonts w:cs="Arial"/>
                                <w:szCs w:val="22"/>
                                <w:lang w:val="fr-CA"/>
                              </w:rPr>
                              <w:t>F</w:t>
                            </w:r>
                            <w:r w:rsidRPr="00163BBA">
                              <w:rPr>
                                <w:rFonts w:cs="Arial"/>
                                <w:szCs w:val="22"/>
                                <w:lang w:val="fr-CA"/>
                              </w:rPr>
                              <w:t>inancial information</w:t>
                            </w:r>
                          </w:p>
                        </w:tc>
                        <w:tc>
                          <w:tcPr>
                            <w:tcW w:w="4140" w:type="dxa"/>
                            <w:tcBorders>
                              <w:top w:val="nil"/>
                              <w:left w:val="nil"/>
                              <w:bottom w:val="nil"/>
                              <w:right w:val="nil"/>
                            </w:tcBorders>
                          </w:tcPr>
                          <w:p w14:paraId="1C94B8EF" w14:textId="77777777" w:rsidR="004E0B17" w:rsidRPr="00163BBA" w:rsidRDefault="004E0B17" w:rsidP="009605FB">
                            <w:pPr>
                              <w:autoSpaceDE w:val="0"/>
                              <w:autoSpaceDN w:val="0"/>
                              <w:adjustRightInd w:val="0"/>
                              <w:spacing w:before="120" w:after="120"/>
                              <w:jc w:val="both"/>
                              <w:rPr>
                                <w:rFonts w:cs="Arial"/>
                                <w:szCs w:val="22"/>
                                <w:lang w:val="fr-CA"/>
                              </w:rPr>
                            </w:pPr>
                            <w:r w:rsidRPr="00163BBA">
                              <w:rPr>
                                <w:rFonts w:cs="Arial"/>
                                <w:szCs w:val="22"/>
                                <w:lang w:val="fr-CA"/>
                              </w:rPr>
                              <w:t xml:space="preserve">* </w:t>
                            </w:r>
                            <w:r>
                              <w:rPr>
                                <w:rFonts w:cs="Arial"/>
                                <w:szCs w:val="22"/>
                                <w:lang w:val="fr-CA"/>
                              </w:rPr>
                              <w:t>S</w:t>
                            </w:r>
                            <w:r w:rsidRPr="00163BBA">
                              <w:rPr>
                                <w:rFonts w:cs="Arial"/>
                                <w:szCs w:val="22"/>
                                <w:lang w:val="fr-CA"/>
                              </w:rPr>
                              <w:t>cientific prototypes</w:t>
                            </w:r>
                          </w:p>
                        </w:tc>
                      </w:tr>
                      <w:tr w:rsidR="004E0B17" w:rsidRPr="00163BBA" w14:paraId="292C88B3" w14:textId="77777777" w:rsidTr="002912D1">
                        <w:tc>
                          <w:tcPr>
                            <w:tcW w:w="3960" w:type="dxa"/>
                            <w:tcBorders>
                              <w:top w:val="nil"/>
                              <w:left w:val="nil"/>
                              <w:bottom w:val="nil"/>
                              <w:right w:val="nil"/>
                            </w:tcBorders>
                          </w:tcPr>
                          <w:p w14:paraId="38C68FC7"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Labor relations strategies</w:t>
                            </w:r>
                          </w:p>
                        </w:tc>
                        <w:tc>
                          <w:tcPr>
                            <w:tcW w:w="4140" w:type="dxa"/>
                            <w:tcBorders>
                              <w:top w:val="nil"/>
                              <w:left w:val="nil"/>
                              <w:bottom w:val="nil"/>
                              <w:right w:val="nil"/>
                            </w:tcBorders>
                          </w:tcPr>
                          <w:p w14:paraId="34868F19"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Technological data</w:t>
                            </w:r>
                          </w:p>
                        </w:tc>
                      </w:tr>
                      <w:tr w:rsidR="004E0B17" w:rsidRPr="00163BBA" w14:paraId="470EDE7E" w14:textId="77777777" w:rsidTr="002912D1">
                        <w:tc>
                          <w:tcPr>
                            <w:tcW w:w="3960" w:type="dxa"/>
                            <w:tcBorders>
                              <w:top w:val="nil"/>
                              <w:left w:val="nil"/>
                              <w:bottom w:val="nil"/>
                              <w:right w:val="nil"/>
                            </w:tcBorders>
                          </w:tcPr>
                          <w:p w14:paraId="2C8513F8"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Marketing strategies</w:t>
                            </w:r>
                          </w:p>
                        </w:tc>
                        <w:tc>
                          <w:tcPr>
                            <w:tcW w:w="4140" w:type="dxa"/>
                            <w:tcBorders>
                              <w:top w:val="nil"/>
                              <w:left w:val="nil"/>
                              <w:bottom w:val="nil"/>
                              <w:right w:val="nil"/>
                            </w:tcBorders>
                          </w:tcPr>
                          <w:p w14:paraId="085BDBE0"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Technological prototypes</w:t>
                            </w:r>
                          </w:p>
                        </w:tc>
                      </w:tr>
                      <w:tr w:rsidR="004E0B17" w:rsidRPr="00163BBA" w14:paraId="77FC2BA6" w14:textId="77777777" w:rsidTr="002912D1">
                        <w:tc>
                          <w:tcPr>
                            <w:tcW w:w="3960" w:type="dxa"/>
                            <w:tcBorders>
                              <w:top w:val="nil"/>
                              <w:left w:val="nil"/>
                              <w:bottom w:val="nil"/>
                              <w:right w:val="nil"/>
                            </w:tcBorders>
                          </w:tcPr>
                          <w:p w14:paraId="207A5181" w14:textId="77777777" w:rsidR="004E0B17" w:rsidRPr="00163BBA" w:rsidRDefault="004E0B17" w:rsidP="006752FB">
                            <w:pPr>
                              <w:autoSpaceDE w:val="0"/>
                              <w:autoSpaceDN w:val="0"/>
                              <w:adjustRightInd w:val="0"/>
                              <w:spacing w:before="120" w:after="120"/>
                              <w:jc w:val="both"/>
                              <w:rPr>
                                <w:rFonts w:cs="Arial"/>
                                <w:szCs w:val="22"/>
                                <w:lang w:val="en-US"/>
                              </w:rPr>
                            </w:pPr>
                            <w:r w:rsidRPr="00163BBA">
                              <w:rPr>
                                <w:rFonts w:cs="Arial"/>
                                <w:szCs w:val="22"/>
                                <w:lang w:val="en-US"/>
                              </w:rPr>
                              <w:t>* New materials research</w:t>
                            </w:r>
                          </w:p>
                        </w:tc>
                        <w:tc>
                          <w:tcPr>
                            <w:tcW w:w="4140" w:type="dxa"/>
                            <w:tcBorders>
                              <w:top w:val="nil"/>
                              <w:left w:val="nil"/>
                              <w:bottom w:val="nil"/>
                              <w:right w:val="nil"/>
                            </w:tcBorders>
                          </w:tcPr>
                          <w:p w14:paraId="0F959184" w14:textId="77777777" w:rsidR="004E0B17" w:rsidRPr="00163BBA" w:rsidRDefault="004E0B17" w:rsidP="006752FB">
                            <w:pPr>
                              <w:autoSpaceDE w:val="0"/>
                              <w:autoSpaceDN w:val="0"/>
                              <w:adjustRightInd w:val="0"/>
                              <w:spacing w:before="120" w:after="120"/>
                              <w:jc w:val="both"/>
                              <w:rPr>
                                <w:rFonts w:cs="Arial"/>
                                <w:szCs w:val="22"/>
                                <w:lang w:val="en-US"/>
                              </w:rPr>
                            </w:pPr>
                          </w:p>
                        </w:tc>
                      </w:tr>
                    </w:tbl>
                    <w:p w14:paraId="20237013" w14:textId="77777777" w:rsidR="004E0B17" w:rsidRPr="00571A18" w:rsidRDefault="004E0B17" w:rsidP="006752FB">
                      <w:pPr>
                        <w:autoSpaceDE w:val="0"/>
                        <w:autoSpaceDN w:val="0"/>
                        <w:adjustRightInd w:val="0"/>
                        <w:spacing w:before="120" w:after="120"/>
                        <w:jc w:val="both"/>
                        <w:rPr>
                          <w:rFonts w:cs="Arial"/>
                          <w:szCs w:val="22"/>
                          <w:lang w:val="en-US"/>
                        </w:rPr>
                      </w:pPr>
                    </w:p>
                  </w:txbxContent>
                </v:textbox>
                <w10:wrap type="square" anchorx="margin"/>
              </v:shape>
            </w:pict>
          </mc:Fallback>
        </mc:AlternateContent>
      </w:r>
      <w:r w:rsidR="006C4B07" w:rsidRPr="00E5437E">
        <w:rPr>
          <w:rFonts w:cs="Arial"/>
          <w:szCs w:val="22"/>
          <w:lang w:val="en-US"/>
        </w:rPr>
        <w:t xml:space="preserve">The protection of confidential business information and trade secrets is vital to the interests and the success of </w:t>
      </w:r>
      <w:proofErr w:type="spellStart"/>
      <w:r w:rsidR="00BC25EF">
        <w:rPr>
          <w:lang w:val="en-US"/>
        </w:rPr>
        <w:t>Newera</w:t>
      </w:r>
      <w:proofErr w:type="spellEnd"/>
      <w:r w:rsidR="006C4B07" w:rsidRPr="00E5437E">
        <w:rPr>
          <w:rFonts w:cs="Arial"/>
          <w:szCs w:val="22"/>
          <w:lang w:val="en-US"/>
        </w:rPr>
        <w:t>. Such confidential information includes, but is not limited to, the following examples:</w:t>
      </w:r>
    </w:p>
    <w:p w14:paraId="253413D8" w14:textId="77777777" w:rsidR="004D7C0E" w:rsidRDefault="004D7C0E" w:rsidP="00163BBA">
      <w:pPr>
        <w:jc w:val="both"/>
        <w:rPr>
          <w:rFonts w:cs="Arial"/>
          <w:szCs w:val="22"/>
          <w:lang w:val="en-US"/>
        </w:rPr>
      </w:pPr>
    </w:p>
    <w:p w14:paraId="5C60FA16" w14:textId="1B125DD2" w:rsidR="00CE00EB" w:rsidRPr="00AC593B" w:rsidRDefault="006C4B07" w:rsidP="00AC593B">
      <w:pPr>
        <w:jc w:val="both"/>
        <w:rPr>
          <w:rFonts w:cs="Arial"/>
          <w:szCs w:val="22"/>
          <w:lang w:val="en-US"/>
        </w:rPr>
      </w:pPr>
      <w:r w:rsidRPr="00E5437E">
        <w:rPr>
          <w:rFonts w:cs="Arial"/>
          <w:szCs w:val="22"/>
          <w:lang w:val="en-US"/>
        </w:rPr>
        <w:t>All employees are required to sign a non-disclosure agreement</w:t>
      </w:r>
      <w:r w:rsidR="00634C7C">
        <w:rPr>
          <w:rFonts w:cs="Arial"/>
          <w:szCs w:val="22"/>
          <w:lang w:val="en-US"/>
        </w:rPr>
        <w:t xml:space="preserve"> (NDA)</w:t>
      </w:r>
      <w:r w:rsidRPr="00E5437E">
        <w:rPr>
          <w:rFonts w:cs="Arial"/>
          <w:szCs w:val="22"/>
          <w:lang w:val="en-US"/>
        </w:rPr>
        <w:t xml:space="preserve"> as a condition of employment. Employees who improperly use or disclose trade secrets or confidential business information will be subject to disciplinary action, up to and including termination of employment and legal action, even if they do not actually benefit from the disclosed information.</w:t>
      </w:r>
    </w:p>
    <w:p w14:paraId="0F670D0A" w14:textId="77777777" w:rsidR="00286744" w:rsidRDefault="00286744" w:rsidP="00E5437E">
      <w:pPr>
        <w:jc w:val="both"/>
        <w:rPr>
          <w:lang w:val="en-US"/>
        </w:rPr>
      </w:pPr>
    </w:p>
    <w:p w14:paraId="7F6BF373" w14:textId="72165F40" w:rsidR="00AF280F" w:rsidRPr="00E5437E" w:rsidRDefault="00AF280F" w:rsidP="00AF280F">
      <w:pPr>
        <w:pStyle w:val="Heading3"/>
      </w:pPr>
      <w:bookmarkStart w:id="81" w:name="_Toc33438528"/>
      <w:r w:rsidRPr="00E5437E">
        <w:t>2.</w:t>
      </w:r>
      <w:r w:rsidR="00E748EE">
        <w:t>5</w:t>
      </w:r>
      <w:r w:rsidRPr="00E5437E">
        <w:tab/>
        <w:t>Accident and First Aid</w:t>
      </w:r>
      <w:bookmarkEnd w:id="81"/>
    </w:p>
    <w:p w14:paraId="6B67732B" w14:textId="6BF91BE5" w:rsidR="004A2548" w:rsidRPr="00E5437E" w:rsidRDefault="00BC25EF" w:rsidP="00CC00FC">
      <w:pPr>
        <w:jc w:val="both"/>
        <w:rPr>
          <w:rFonts w:cs="Arial"/>
          <w:szCs w:val="22"/>
          <w:lang w:val="en-US"/>
        </w:rPr>
      </w:pPr>
      <w:proofErr w:type="spellStart"/>
      <w:r>
        <w:rPr>
          <w:lang w:val="en-US"/>
        </w:rPr>
        <w:t>Newera</w:t>
      </w:r>
      <w:proofErr w:type="spellEnd"/>
      <w:r w:rsidR="007E09A4" w:rsidRPr="00E5437E">
        <w:rPr>
          <w:rFonts w:cs="Arial"/>
          <w:szCs w:val="22"/>
          <w:lang w:val="en-US"/>
        </w:rPr>
        <w:t xml:space="preserve"> </w:t>
      </w:r>
      <w:r w:rsidR="004624BF" w:rsidRPr="00E5437E">
        <w:rPr>
          <w:rFonts w:cs="Arial"/>
          <w:szCs w:val="22"/>
          <w:lang w:val="en-US"/>
        </w:rPr>
        <w:t>believes that</w:t>
      </w:r>
      <w:r w:rsidR="004A2548" w:rsidRPr="00E5437E">
        <w:rPr>
          <w:rFonts w:cs="Arial"/>
          <w:szCs w:val="22"/>
          <w:lang w:val="en-US"/>
        </w:rPr>
        <w:t xml:space="preserve"> the</w:t>
      </w:r>
      <w:r w:rsidR="004624BF" w:rsidRPr="00E5437E">
        <w:rPr>
          <w:rFonts w:cs="Arial"/>
          <w:szCs w:val="22"/>
          <w:lang w:val="en-US"/>
        </w:rPr>
        <w:t xml:space="preserve"> best practice</w:t>
      </w:r>
      <w:r w:rsidR="007E09A4" w:rsidRPr="00E5437E">
        <w:rPr>
          <w:rFonts w:cs="Arial"/>
          <w:szCs w:val="22"/>
          <w:lang w:val="en-US"/>
        </w:rPr>
        <w:t xml:space="preserve"> in case of an accident, </w:t>
      </w:r>
      <w:r w:rsidR="004624BF" w:rsidRPr="00E5437E">
        <w:rPr>
          <w:rFonts w:cs="Arial"/>
          <w:szCs w:val="22"/>
          <w:lang w:val="en-US"/>
        </w:rPr>
        <w:t>is to ensure staff have access to a trained F</w:t>
      </w:r>
      <w:r w:rsidR="007E09A4" w:rsidRPr="00E5437E">
        <w:rPr>
          <w:rFonts w:cs="Arial"/>
          <w:szCs w:val="22"/>
          <w:lang w:val="en-US"/>
        </w:rPr>
        <w:t xml:space="preserve">irst Aider or </w:t>
      </w:r>
      <w:r w:rsidR="004624BF" w:rsidRPr="00E5437E">
        <w:rPr>
          <w:rFonts w:cs="Arial"/>
          <w:szCs w:val="22"/>
          <w:lang w:val="en-US"/>
        </w:rPr>
        <w:t>someone who can take cha</w:t>
      </w:r>
      <w:r w:rsidR="007E09A4" w:rsidRPr="00E5437E">
        <w:rPr>
          <w:rFonts w:cs="Arial"/>
          <w:szCs w:val="22"/>
          <w:lang w:val="en-US"/>
        </w:rPr>
        <w:t>rge in the event of an accident</w:t>
      </w:r>
      <w:r w:rsidR="004624BF" w:rsidRPr="00E5437E">
        <w:rPr>
          <w:rFonts w:cs="Arial"/>
          <w:szCs w:val="22"/>
          <w:lang w:val="en-US"/>
        </w:rPr>
        <w:t xml:space="preserve">. </w:t>
      </w:r>
    </w:p>
    <w:p w14:paraId="7ABA2424" w14:textId="77777777" w:rsidR="004A2548" w:rsidRPr="00E5437E" w:rsidRDefault="004A2548" w:rsidP="00CC00FC">
      <w:pPr>
        <w:jc w:val="both"/>
        <w:rPr>
          <w:rFonts w:cs="Arial"/>
          <w:szCs w:val="22"/>
          <w:lang w:val="en-US"/>
        </w:rPr>
      </w:pPr>
    </w:p>
    <w:p w14:paraId="52096C18" w14:textId="612359BE" w:rsidR="004624BF" w:rsidRPr="00E5437E" w:rsidRDefault="004624BF" w:rsidP="00CC00FC">
      <w:pPr>
        <w:jc w:val="both"/>
        <w:rPr>
          <w:rFonts w:cs="Arial"/>
          <w:szCs w:val="22"/>
          <w:lang w:val="en-US"/>
        </w:rPr>
      </w:pPr>
      <w:r w:rsidRPr="00E5437E">
        <w:rPr>
          <w:rFonts w:cs="Arial"/>
          <w:szCs w:val="22"/>
          <w:lang w:val="en-US"/>
        </w:rPr>
        <w:t xml:space="preserve">Details of these trained staff will be displayed from your line </w:t>
      </w:r>
      <w:r w:rsidR="00634C7C" w:rsidRPr="00E5437E">
        <w:rPr>
          <w:rFonts w:cs="Arial"/>
          <w:szCs w:val="22"/>
          <w:lang w:val="en-US"/>
        </w:rPr>
        <w:t>manager,</w:t>
      </w:r>
      <w:r w:rsidRPr="00E5437E">
        <w:rPr>
          <w:rFonts w:cs="Arial"/>
          <w:szCs w:val="22"/>
          <w:lang w:val="en-US"/>
        </w:rPr>
        <w:t xml:space="preserve"> and you should </w:t>
      </w:r>
      <w:r w:rsidR="007E09A4" w:rsidRPr="00E5437E">
        <w:rPr>
          <w:rFonts w:cs="Arial"/>
          <w:szCs w:val="22"/>
          <w:lang w:val="en-US"/>
        </w:rPr>
        <w:t>familiarize</w:t>
      </w:r>
      <w:r w:rsidRPr="00E5437E">
        <w:rPr>
          <w:rFonts w:cs="Arial"/>
          <w:szCs w:val="22"/>
          <w:lang w:val="en-US"/>
        </w:rPr>
        <w:t xml:space="preserve"> yourself with names and contact details.</w:t>
      </w:r>
    </w:p>
    <w:p w14:paraId="57442036" w14:textId="77777777" w:rsidR="004624BF" w:rsidRPr="00E5437E" w:rsidRDefault="004624BF" w:rsidP="00CC00FC">
      <w:pPr>
        <w:jc w:val="both"/>
        <w:rPr>
          <w:rFonts w:cs="Arial"/>
          <w:szCs w:val="22"/>
          <w:lang w:val="en-US"/>
        </w:rPr>
      </w:pPr>
    </w:p>
    <w:p w14:paraId="6DD48812" w14:textId="6239DF53" w:rsidR="00E5437E" w:rsidRPr="00CC7E74" w:rsidRDefault="00CC7E74" w:rsidP="00CC7E74">
      <w:pPr>
        <w:sectPr w:rsidR="00E5437E" w:rsidRPr="00CC7E74" w:rsidSect="00072EC5">
          <w:headerReference w:type="default" r:id="rId17"/>
          <w:pgSz w:w="12240" w:h="15840" w:code="1"/>
          <w:pgMar w:top="1440" w:right="1440" w:bottom="1440" w:left="1440" w:header="680" w:footer="544" w:gutter="567"/>
          <w:cols w:space="708"/>
          <w:docGrid w:linePitch="360"/>
        </w:sectPr>
      </w:pPr>
      <w:r w:rsidRPr="00CC7E74">
        <w:rPr>
          <w:rFonts w:cs="Arial"/>
          <w:szCs w:val="22"/>
        </w:rPr>
        <w:t>Employees who are absent from work due to an accident must report their absence and provide details of the nature and cause of the injury through ZenHR, as per the established procedure</w:t>
      </w:r>
      <w:r>
        <w:t>.</w:t>
      </w:r>
    </w:p>
    <w:p w14:paraId="0D7515E0" w14:textId="77777777" w:rsidR="006C4B07" w:rsidRPr="00E5437E" w:rsidRDefault="006C4B07" w:rsidP="00432BE4">
      <w:pPr>
        <w:pStyle w:val="Heading2"/>
      </w:pPr>
      <w:bookmarkStart w:id="82" w:name="_Toc517792592"/>
      <w:bookmarkStart w:id="83" w:name="_Toc517792671"/>
      <w:bookmarkStart w:id="84" w:name="_Toc517862928"/>
      <w:bookmarkStart w:id="85" w:name="_Toc517863232"/>
      <w:bookmarkStart w:id="86" w:name="_Toc517863570"/>
      <w:bookmarkStart w:id="87" w:name="_Toc33304680"/>
      <w:bookmarkStart w:id="88" w:name="_Toc33438529"/>
      <w:r w:rsidRPr="00E5437E">
        <w:lastRenderedPageBreak/>
        <w:t>3.</w:t>
      </w:r>
      <w:r w:rsidRPr="00E5437E">
        <w:tab/>
        <w:t>E</w:t>
      </w:r>
      <w:r w:rsidR="00555024" w:rsidRPr="00E5437E">
        <w:t>mployment Status and Records</w:t>
      </w:r>
      <w:bookmarkEnd w:id="82"/>
      <w:bookmarkEnd w:id="83"/>
      <w:bookmarkEnd w:id="84"/>
      <w:bookmarkEnd w:id="85"/>
      <w:bookmarkEnd w:id="86"/>
      <w:bookmarkEnd w:id="87"/>
      <w:bookmarkEnd w:id="88"/>
    </w:p>
    <w:p w14:paraId="5FD4E540" w14:textId="77777777" w:rsidR="006C4B07" w:rsidRPr="00E5437E" w:rsidRDefault="006C4B07" w:rsidP="0046656E">
      <w:pPr>
        <w:pStyle w:val="Heading3"/>
      </w:pPr>
      <w:bookmarkStart w:id="89" w:name="_Toc517792593"/>
      <w:bookmarkStart w:id="90" w:name="_Toc517792672"/>
      <w:bookmarkStart w:id="91" w:name="_Toc517862929"/>
      <w:bookmarkStart w:id="92" w:name="_Toc517863233"/>
      <w:bookmarkStart w:id="93" w:name="_Toc517863571"/>
      <w:bookmarkStart w:id="94" w:name="_Toc33304681"/>
      <w:bookmarkStart w:id="95" w:name="_Toc33438530"/>
      <w:r w:rsidRPr="006E6469">
        <w:t>3.1</w:t>
      </w:r>
      <w:r w:rsidRPr="006E6469">
        <w:tab/>
        <w:t>E</w:t>
      </w:r>
      <w:r w:rsidR="00555024" w:rsidRPr="006E6469">
        <w:t>mployment Categories</w:t>
      </w:r>
      <w:bookmarkEnd w:id="89"/>
      <w:bookmarkEnd w:id="90"/>
      <w:bookmarkEnd w:id="91"/>
      <w:bookmarkEnd w:id="92"/>
      <w:bookmarkEnd w:id="93"/>
      <w:bookmarkEnd w:id="94"/>
      <w:bookmarkEnd w:id="95"/>
    </w:p>
    <w:p w14:paraId="3F3AC093" w14:textId="51E981B4" w:rsidR="006C4B07" w:rsidRPr="00E5437E" w:rsidRDefault="006C4B07" w:rsidP="00E41D25">
      <w:pPr>
        <w:jc w:val="both"/>
        <w:rPr>
          <w:rFonts w:cs="Arial"/>
          <w:szCs w:val="22"/>
          <w:lang w:val="en-US"/>
        </w:rPr>
      </w:pPr>
      <w:r w:rsidRPr="00E5437E">
        <w:rPr>
          <w:rFonts w:cs="Arial"/>
          <w:szCs w:val="22"/>
          <w:lang w:val="en-US"/>
        </w:rPr>
        <w:t xml:space="preserve">It is the intent of </w:t>
      </w:r>
      <w:proofErr w:type="spellStart"/>
      <w:r w:rsidR="00BC25EF">
        <w:rPr>
          <w:lang w:val="en-US"/>
        </w:rPr>
        <w:t>Newera</w:t>
      </w:r>
      <w:proofErr w:type="spellEnd"/>
      <w:r w:rsidRPr="00E5437E">
        <w:rPr>
          <w:rFonts w:cs="Arial"/>
          <w:szCs w:val="22"/>
          <w:lang w:val="en-US"/>
        </w:rPr>
        <w:t xml:space="preserve"> to clarify the definitions of employment classifications so that employees understand their employment status and benefit eligibility. </w:t>
      </w:r>
      <w:r w:rsidR="00732AD1" w:rsidRPr="00E5437E">
        <w:rPr>
          <w:rFonts w:cs="Arial"/>
          <w:szCs w:val="22"/>
          <w:lang w:val="en-US"/>
        </w:rPr>
        <w:t>Each</w:t>
      </w:r>
      <w:r w:rsidRPr="00E5437E">
        <w:rPr>
          <w:rFonts w:cs="Arial"/>
          <w:szCs w:val="22"/>
          <w:lang w:val="en-US"/>
        </w:rPr>
        <w:t xml:space="preserve"> employee will belong to one employment category: </w:t>
      </w:r>
    </w:p>
    <w:p w14:paraId="4BFA994C" w14:textId="77777777" w:rsidR="006C4B07" w:rsidRPr="00E5437E" w:rsidRDefault="006C4B07" w:rsidP="00E41D25">
      <w:pPr>
        <w:jc w:val="both"/>
        <w:rPr>
          <w:rFonts w:cs="Arial"/>
          <w:szCs w:val="22"/>
          <w:lang w:val="en-US"/>
        </w:rPr>
      </w:pPr>
    </w:p>
    <w:p w14:paraId="67D7E6E7" w14:textId="47D8CEF5" w:rsidR="006C4B07" w:rsidRPr="00E5437E" w:rsidRDefault="006C4B07" w:rsidP="00E41D25">
      <w:pPr>
        <w:jc w:val="both"/>
        <w:rPr>
          <w:rFonts w:cs="Arial"/>
          <w:szCs w:val="22"/>
          <w:lang w:val="en-US"/>
        </w:rPr>
      </w:pPr>
      <w:r w:rsidRPr="00732AD1">
        <w:rPr>
          <w:rFonts w:cs="Arial"/>
          <w:b/>
          <w:bCs/>
          <w:szCs w:val="22"/>
          <w:lang w:val="en-US"/>
        </w:rPr>
        <w:t>REGULAR FULL-TIME</w:t>
      </w:r>
      <w:r w:rsidRPr="00E5437E">
        <w:rPr>
          <w:rFonts w:cs="Arial"/>
          <w:szCs w:val="22"/>
          <w:lang w:val="en-US"/>
        </w:rPr>
        <w:t xml:space="preserve"> employees are those who are not in a temporary or probation status and who are regularly scheduled to work </w:t>
      </w:r>
      <w:r w:rsidR="00732AD1">
        <w:rPr>
          <w:rFonts w:cs="Arial"/>
          <w:szCs w:val="22"/>
          <w:lang w:val="en-US"/>
        </w:rPr>
        <w:t xml:space="preserve">at </w:t>
      </w:r>
      <w:proofErr w:type="spellStart"/>
      <w:r w:rsidR="00BC25EF">
        <w:rPr>
          <w:lang w:val="en-US"/>
        </w:rPr>
        <w:t>Newera</w:t>
      </w:r>
      <w:proofErr w:type="spellEnd"/>
      <w:r w:rsidR="00BC25EF">
        <w:rPr>
          <w:rFonts w:cs="Arial"/>
          <w:szCs w:val="22"/>
          <w:lang w:val="en-US"/>
        </w:rPr>
        <w:t xml:space="preserve"> </w:t>
      </w:r>
      <w:r w:rsidR="00037C17">
        <w:rPr>
          <w:rFonts w:cs="Arial"/>
          <w:szCs w:val="22"/>
          <w:lang w:val="en-US"/>
        </w:rPr>
        <w:t>'</w:t>
      </w:r>
      <w:r w:rsidR="0099637C">
        <w:rPr>
          <w:rFonts w:cs="Arial"/>
          <w:szCs w:val="22"/>
          <w:lang w:val="en-US"/>
        </w:rPr>
        <w:t>s</w:t>
      </w:r>
      <w:r w:rsidRPr="00E5437E">
        <w:rPr>
          <w:rFonts w:cs="Arial"/>
          <w:szCs w:val="22"/>
          <w:lang w:val="en-US"/>
        </w:rPr>
        <w:t xml:space="preserve"> full-time schedule. Generally, they are eligible for </w:t>
      </w:r>
      <w:proofErr w:type="spellStart"/>
      <w:r w:rsidR="00BC25EF">
        <w:rPr>
          <w:lang w:val="en-US"/>
        </w:rPr>
        <w:t>Newera</w:t>
      </w:r>
      <w:r w:rsidR="0099637C">
        <w:rPr>
          <w:rFonts w:cs="Arial"/>
          <w:szCs w:val="22"/>
          <w:lang w:val="en-US"/>
        </w:rPr>
        <w:t>’s</w:t>
      </w:r>
      <w:proofErr w:type="spellEnd"/>
      <w:r w:rsidRPr="00E5437E">
        <w:rPr>
          <w:rFonts w:cs="Arial"/>
          <w:szCs w:val="22"/>
          <w:lang w:val="en-US"/>
        </w:rPr>
        <w:t xml:space="preserve"> benefit package, subject to the terms, conditions, and limitations of each benefit program. </w:t>
      </w:r>
    </w:p>
    <w:p w14:paraId="60C21424" w14:textId="77777777" w:rsidR="006C4B07" w:rsidRPr="00E5437E" w:rsidRDefault="006C4B07" w:rsidP="00E41D25">
      <w:pPr>
        <w:jc w:val="both"/>
        <w:rPr>
          <w:rFonts w:cs="Arial"/>
          <w:szCs w:val="22"/>
          <w:lang w:val="en-US"/>
        </w:rPr>
      </w:pPr>
    </w:p>
    <w:p w14:paraId="108B9C52" w14:textId="004EDBA2" w:rsidR="006C4B07" w:rsidRPr="00E5437E" w:rsidRDefault="006C4B07" w:rsidP="00E41D25">
      <w:pPr>
        <w:jc w:val="both"/>
        <w:rPr>
          <w:rFonts w:cs="Arial"/>
          <w:szCs w:val="22"/>
          <w:lang w:val="en-US"/>
        </w:rPr>
      </w:pPr>
      <w:r w:rsidRPr="00732AD1">
        <w:rPr>
          <w:rFonts w:cs="Arial"/>
          <w:b/>
          <w:bCs/>
          <w:szCs w:val="22"/>
          <w:lang w:val="en-US"/>
        </w:rPr>
        <w:t>REGULAR PART-TIME</w:t>
      </w:r>
      <w:r w:rsidRPr="00E5437E">
        <w:rPr>
          <w:rFonts w:cs="Arial"/>
          <w:szCs w:val="22"/>
          <w:lang w:val="en-US"/>
        </w:rPr>
        <w:t xml:space="preserve"> employees are those who are not assigned to a temporary or probation status and who are regularly scheduled to work less than 28 hours per week. While they do receive all legally mandated benefits, they are ineligible for </w:t>
      </w:r>
      <w:proofErr w:type="gramStart"/>
      <w:r w:rsidRPr="00E5437E">
        <w:rPr>
          <w:rFonts w:cs="Arial"/>
          <w:szCs w:val="22"/>
          <w:lang w:val="en-US"/>
        </w:rPr>
        <w:t>all of</w:t>
      </w:r>
      <w:proofErr w:type="gramEnd"/>
      <w:r w:rsidRPr="00E5437E">
        <w:rPr>
          <w:rFonts w:cs="Arial"/>
          <w:szCs w:val="22"/>
          <w:lang w:val="en-US"/>
        </w:rPr>
        <w:t xml:space="preserve"> </w:t>
      </w:r>
      <w:proofErr w:type="spellStart"/>
      <w:r w:rsidR="00BC25EF">
        <w:rPr>
          <w:lang w:val="en-US"/>
        </w:rPr>
        <w:t>Newera</w:t>
      </w:r>
      <w:r w:rsidR="0099637C">
        <w:rPr>
          <w:rFonts w:cs="Arial"/>
          <w:szCs w:val="22"/>
          <w:lang w:val="en-US"/>
        </w:rPr>
        <w:t>’s</w:t>
      </w:r>
      <w:proofErr w:type="spellEnd"/>
      <w:r w:rsidR="0099637C">
        <w:rPr>
          <w:rFonts w:cs="Arial"/>
          <w:szCs w:val="22"/>
          <w:lang w:val="en-US"/>
        </w:rPr>
        <w:t xml:space="preserve"> </w:t>
      </w:r>
      <w:r w:rsidRPr="00E5437E">
        <w:rPr>
          <w:rFonts w:cs="Arial"/>
          <w:szCs w:val="22"/>
          <w:lang w:val="en-US"/>
        </w:rPr>
        <w:t xml:space="preserve">other benefit programs. </w:t>
      </w:r>
    </w:p>
    <w:p w14:paraId="56F8B733" w14:textId="77777777" w:rsidR="006C4B07" w:rsidRPr="00E5437E" w:rsidRDefault="006C4B07" w:rsidP="00E41D25">
      <w:pPr>
        <w:jc w:val="both"/>
        <w:rPr>
          <w:rFonts w:cs="Arial"/>
          <w:szCs w:val="22"/>
          <w:lang w:val="en-US"/>
        </w:rPr>
      </w:pPr>
    </w:p>
    <w:p w14:paraId="1E990F53" w14:textId="4C408F97" w:rsidR="006C4B07" w:rsidRPr="00E5437E" w:rsidRDefault="006C4B07" w:rsidP="00E41D25">
      <w:pPr>
        <w:jc w:val="both"/>
        <w:rPr>
          <w:rFonts w:cs="Arial"/>
          <w:szCs w:val="22"/>
          <w:lang w:val="en-US"/>
        </w:rPr>
      </w:pPr>
      <w:r w:rsidRPr="00732AD1">
        <w:rPr>
          <w:rFonts w:cs="Arial"/>
          <w:b/>
          <w:bCs/>
          <w:szCs w:val="22"/>
          <w:lang w:val="en-US"/>
        </w:rPr>
        <w:t>PROBATION</w:t>
      </w:r>
      <w:r w:rsidRPr="00E5437E">
        <w:rPr>
          <w:rFonts w:cs="Arial"/>
          <w:szCs w:val="22"/>
          <w:lang w:val="en-US"/>
        </w:rPr>
        <w:t xml:space="preserve"> is those whose performance is being evaluated to determine whether further employment in a specific position or with </w:t>
      </w:r>
      <w:proofErr w:type="spellStart"/>
      <w:r w:rsidR="00BC25EF">
        <w:rPr>
          <w:lang w:val="en-US"/>
        </w:rPr>
        <w:t>Newera</w:t>
      </w:r>
      <w:proofErr w:type="spellEnd"/>
      <w:r w:rsidRPr="00E5437E">
        <w:rPr>
          <w:rFonts w:cs="Arial"/>
          <w:szCs w:val="22"/>
          <w:lang w:val="en-US"/>
        </w:rPr>
        <w:t xml:space="preserve"> is appropriate. Employees who satisfactorily complete the probation period will be notified of their new employment classification. </w:t>
      </w:r>
    </w:p>
    <w:p w14:paraId="70ED96ED" w14:textId="77777777" w:rsidR="00FB6901" w:rsidRDefault="006C4B07" w:rsidP="00E41D25">
      <w:pPr>
        <w:jc w:val="both"/>
        <w:rPr>
          <w:rFonts w:cs="Arial"/>
          <w:szCs w:val="22"/>
          <w:lang w:val="en-US"/>
        </w:rPr>
      </w:pPr>
      <w:r w:rsidRPr="00E5437E">
        <w:rPr>
          <w:rFonts w:cs="Arial"/>
          <w:szCs w:val="22"/>
          <w:lang w:val="en-US"/>
        </w:rPr>
        <w:t xml:space="preserve">CONTRACTUAL employees are those who are hired as interim replacements, to temporarily supplement the work force, or to assist in the completion of a specific project. </w:t>
      </w:r>
    </w:p>
    <w:p w14:paraId="2BA0B3F5" w14:textId="24583838" w:rsidR="00F20CD2" w:rsidRDefault="00F20CD2" w:rsidP="00E41D25">
      <w:pPr>
        <w:jc w:val="both"/>
        <w:rPr>
          <w:rFonts w:cs="Arial"/>
          <w:szCs w:val="22"/>
          <w:lang w:val="en-US"/>
        </w:rPr>
      </w:pPr>
    </w:p>
    <w:p w14:paraId="07BE873D" w14:textId="1A5812D8" w:rsidR="00F20CD2" w:rsidRPr="00E5437E" w:rsidRDefault="00F20CD2" w:rsidP="00E41D25">
      <w:pPr>
        <w:jc w:val="both"/>
        <w:rPr>
          <w:rFonts w:cs="Arial"/>
          <w:szCs w:val="22"/>
          <w:lang w:val="en-US"/>
        </w:rPr>
      </w:pPr>
      <w:r w:rsidRPr="0097558D">
        <w:rPr>
          <w:rFonts w:cs="Arial"/>
          <w:b/>
          <w:bCs/>
          <w:szCs w:val="22"/>
          <w:lang w:val="en-US"/>
        </w:rPr>
        <w:t>INTERNSHIP</w:t>
      </w:r>
      <w:r>
        <w:rPr>
          <w:rFonts w:cs="Arial"/>
          <w:szCs w:val="22"/>
          <w:lang w:val="en-US"/>
        </w:rPr>
        <w:t xml:space="preserve"> trainees are those who are hired for a training purpose and are being evaluated for </w:t>
      </w:r>
      <w:r w:rsidR="0097558D">
        <w:rPr>
          <w:rFonts w:cs="Arial"/>
          <w:szCs w:val="22"/>
          <w:lang w:val="en-US"/>
        </w:rPr>
        <w:t>potential</w:t>
      </w:r>
      <w:r>
        <w:rPr>
          <w:rFonts w:cs="Arial"/>
          <w:szCs w:val="22"/>
          <w:lang w:val="en-US"/>
        </w:rPr>
        <w:t xml:space="preserve"> employment</w:t>
      </w:r>
      <w:r w:rsidR="0097558D">
        <w:rPr>
          <w:rFonts w:cs="Arial"/>
          <w:szCs w:val="22"/>
          <w:lang w:val="en-US"/>
        </w:rPr>
        <w:t>.</w:t>
      </w:r>
    </w:p>
    <w:p w14:paraId="65C3EFA4" w14:textId="77777777" w:rsidR="00555024" w:rsidRPr="00E5437E" w:rsidRDefault="00555024" w:rsidP="00E41D25">
      <w:pPr>
        <w:jc w:val="both"/>
        <w:rPr>
          <w:rFonts w:cs="Arial"/>
          <w:szCs w:val="22"/>
          <w:lang w:val="en-US"/>
        </w:rPr>
      </w:pPr>
    </w:p>
    <w:p w14:paraId="28CD5600" w14:textId="3F7A5448" w:rsidR="006C4B07" w:rsidRPr="00E5437E" w:rsidRDefault="006C4B07" w:rsidP="00E41D25">
      <w:pPr>
        <w:jc w:val="both"/>
        <w:rPr>
          <w:rFonts w:cs="Arial"/>
          <w:szCs w:val="22"/>
          <w:lang w:val="en-US"/>
        </w:rPr>
      </w:pPr>
      <w:r w:rsidRPr="00E5437E">
        <w:rPr>
          <w:rFonts w:cs="Arial"/>
          <w:szCs w:val="22"/>
          <w:lang w:val="en-US"/>
        </w:rPr>
        <w:t xml:space="preserve">Employment assignments in this category are of a limited duration. Employment beyond any initially stated period does not in any way imply a change in employment status. Temporary employees retain that status unless and until notified of a change. </w:t>
      </w:r>
    </w:p>
    <w:p w14:paraId="4E8E5016" w14:textId="77777777" w:rsidR="006C4B07" w:rsidRPr="00E5437E" w:rsidRDefault="006C4B07" w:rsidP="00E41D25">
      <w:pPr>
        <w:jc w:val="both"/>
        <w:rPr>
          <w:rFonts w:cs="Arial"/>
          <w:szCs w:val="22"/>
          <w:lang w:val="en-US"/>
        </w:rPr>
      </w:pPr>
    </w:p>
    <w:p w14:paraId="44A33D53" w14:textId="77777777" w:rsidR="006C4B07" w:rsidRPr="00E5437E" w:rsidRDefault="006C4B07" w:rsidP="0046656E">
      <w:pPr>
        <w:pStyle w:val="Heading3"/>
      </w:pPr>
      <w:bookmarkStart w:id="96" w:name="_Toc517792594"/>
      <w:bookmarkStart w:id="97" w:name="_Toc517792673"/>
      <w:bookmarkStart w:id="98" w:name="_Toc517862930"/>
      <w:bookmarkStart w:id="99" w:name="_Toc517863234"/>
      <w:bookmarkStart w:id="100" w:name="_Toc517863572"/>
      <w:bookmarkStart w:id="101" w:name="_Toc33304682"/>
      <w:bookmarkStart w:id="102" w:name="_Toc33438531"/>
      <w:r w:rsidRPr="00E5437E">
        <w:lastRenderedPageBreak/>
        <w:t>3.2</w:t>
      </w:r>
      <w:r w:rsidRPr="00E5437E">
        <w:tab/>
        <w:t>A</w:t>
      </w:r>
      <w:r w:rsidR="00555024" w:rsidRPr="00E5437E">
        <w:t>ccess to Personnel Files</w:t>
      </w:r>
      <w:bookmarkEnd w:id="96"/>
      <w:bookmarkEnd w:id="97"/>
      <w:bookmarkEnd w:id="98"/>
      <w:bookmarkEnd w:id="99"/>
      <w:bookmarkEnd w:id="100"/>
      <w:bookmarkEnd w:id="101"/>
      <w:bookmarkEnd w:id="102"/>
    </w:p>
    <w:p w14:paraId="4574711E" w14:textId="5C40DB21" w:rsidR="006C4B07" w:rsidRPr="00E5437E" w:rsidRDefault="00BC25EF" w:rsidP="002E5963">
      <w:pPr>
        <w:jc w:val="both"/>
        <w:rPr>
          <w:rFonts w:cs="Arial"/>
          <w:szCs w:val="22"/>
          <w:lang w:val="en-US"/>
        </w:rPr>
      </w:pPr>
      <w:proofErr w:type="spellStart"/>
      <w:r>
        <w:rPr>
          <w:lang w:val="en-US"/>
        </w:rPr>
        <w:t>Newera</w:t>
      </w:r>
      <w:proofErr w:type="spellEnd"/>
      <w:r w:rsidRPr="00E5437E">
        <w:rPr>
          <w:rFonts w:cs="Arial"/>
          <w:szCs w:val="22"/>
          <w:lang w:val="en-US"/>
        </w:rPr>
        <w:t xml:space="preserve"> </w:t>
      </w:r>
      <w:r w:rsidR="006C4B07" w:rsidRPr="00E5437E">
        <w:rPr>
          <w:rFonts w:cs="Arial"/>
          <w:szCs w:val="22"/>
          <w:lang w:val="en-US"/>
        </w:rPr>
        <w:t>maintains a personnel file on each employee. The personnel file includes such information as the employee's job application, resume, records of training, documentation of performance appraisals and salary increases, and other employment records.</w:t>
      </w:r>
    </w:p>
    <w:p w14:paraId="1F246F2E" w14:textId="77777777" w:rsidR="006C4B07" w:rsidRPr="00E5437E" w:rsidRDefault="006C4B07" w:rsidP="002E5963">
      <w:pPr>
        <w:tabs>
          <w:tab w:val="left" w:pos="2535"/>
        </w:tabs>
        <w:jc w:val="both"/>
        <w:rPr>
          <w:rFonts w:cs="Arial"/>
          <w:szCs w:val="22"/>
          <w:lang w:val="en-US"/>
        </w:rPr>
      </w:pPr>
    </w:p>
    <w:p w14:paraId="53CA0509" w14:textId="0A95A9E4" w:rsidR="006C4B07" w:rsidRPr="00E5437E" w:rsidRDefault="006C4B07" w:rsidP="002E5963">
      <w:pPr>
        <w:jc w:val="both"/>
        <w:rPr>
          <w:rFonts w:cs="Arial"/>
          <w:szCs w:val="22"/>
          <w:lang w:val="en-US"/>
        </w:rPr>
      </w:pPr>
      <w:r w:rsidRPr="00E5437E">
        <w:rPr>
          <w:rFonts w:cs="Arial"/>
          <w:szCs w:val="22"/>
          <w:lang w:val="en-US"/>
        </w:rPr>
        <w:t xml:space="preserve">Personnel files are the property of </w:t>
      </w:r>
      <w:proofErr w:type="spellStart"/>
      <w:r w:rsidR="00BC25EF">
        <w:rPr>
          <w:lang w:val="en-US"/>
        </w:rPr>
        <w:t>Newera</w:t>
      </w:r>
      <w:proofErr w:type="spellEnd"/>
      <w:r w:rsidRPr="00E5437E">
        <w:rPr>
          <w:rFonts w:cs="Arial"/>
          <w:szCs w:val="22"/>
          <w:lang w:val="en-US"/>
        </w:rPr>
        <w:t>, and access to the information they contain is restricted. Generally, only supervisors and management personnel of</w:t>
      </w:r>
      <w:r w:rsidR="00D46938">
        <w:rPr>
          <w:rFonts w:cs="Arial"/>
          <w:szCs w:val="22"/>
          <w:lang w:val="en-US"/>
        </w:rPr>
        <w:t xml:space="preserve"> </w:t>
      </w:r>
      <w:proofErr w:type="spellStart"/>
      <w:r w:rsidR="00BC25EF">
        <w:rPr>
          <w:lang w:val="en-US"/>
        </w:rPr>
        <w:t>Newera</w:t>
      </w:r>
      <w:proofErr w:type="spellEnd"/>
      <w:r w:rsidRPr="00E5437E">
        <w:rPr>
          <w:rFonts w:cs="Arial"/>
          <w:szCs w:val="22"/>
          <w:lang w:val="en-US"/>
        </w:rPr>
        <w:t xml:space="preserve"> who have a legitimate reason to review information in a file are allowed to do so.</w:t>
      </w:r>
    </w:p>
    <w:p w14:paraId="0830157F" w14:textId="77777777" w:rsidR="006C4B07" w:rsidRPr="00E5437E" w:rsidRDefault="006C4B07" w:rsidP="002E5963">
      <w:pPr>
        <w:jc w:val="both"/>
        <w:rPr>
          <w:rFonts w:cs="Arial"/>
          <w:szCs w:val="22"/>
          <w:lang w:val="en-US"/>
        </w:rPr>
      </w:pPr>
    </w:p>
    <w:p w14:paraId="37B559D7" w14:textId="0DA528AB" w:rsidR="006C4B07" w:rsidRPr="00E5437E" w:rsidRDefault="00C13BAD" w:rsidP="007F40D7">
      <w:pPr>
        <w:jc w:val="both"/>
        <w:rPr>
          <w:rFonts w:cs="Arial"/>
          <w:szCs w:val="22"/>
          <w:lang w:val="en-US"/>
        </w:rPr>
      </w:pPr>
      <w:r>
        <w:rPr>
          <w:rFonts w:cs="Arial"/>
          <w:szCs w:val="22"/>
          <w:lang w:val="en-US"/>
        </w:rPr>
        <w:t>E</w:t>
      </w:r>
      <w:r w:rsidR="006C4B07" w:rsidRPr="00E5437E">
        <w:rPr>
          <w:rFonts w:cs="Arial"/>
          <w:szCs w:val="22"/>
          <w:lang w:val="en-US"/>
        </w:rPr>
        <w:t xml:space="preserve">mployees may review their own personnel </w:t>
      </w:r>
      <w:r>
        <w:rPr>
          <w:rFonts w:cs="Arial"/>
          <w:szCs w:val="22"/>
          <w:lang w:val="en-US"/>
        </w:rPr>
        <w:t>info on ZenHR</w:t>
      </w:r>
      <w:r w:rsidR="006C4B07" w:rsidRPr="00E5437E">
        <w:rPr>
          <w:rFonts w:cs="Arial"/>
          <w:szCs w:val="22"/>
          <w:lang w:val="en-US"/>
        </w:rPr>
        <w:t>.</w:t>
      </w:r>
    </w:p>
    <w:p w14:paraId="3888F539" w14:textId="77777777" w:rsidR="0008769B" w:rsidRPr="00E5437E" w:rsidRDefault="0008769B" w:rsidP="002E5963">
      <w:pPr>
        <w:jc w:val="both"/>
        <w:rPr>
          <w:rFonts w:cs="Arial"/>
          <w:szCs w:val="22"/>
          <w:lang w:val="en-US"/>
        </w:rPr>
      </w:pPr>
    </w:p>
    <w:p w14:paraId="793452D0" w14:textId="4CDCF457" w:rsidR="006C4B07" w:rsidRPr="00E5437E" w:rsidRDefault="006C4B07" w:rsidP="0046656E">
      <w:pPr>
        <w:pStyle w:val="Heading3"/>
      </w:pPr>
      <w:bookmarkStart w:id="103" w:name="_Toc517792596"/>
      <w:bookmarkStart w:id="104" w:name="_Toc517792675"/>
      <w:bookmarkStart w:id="105" w:name="_Toc517862932"/>
      <w:bookmarkStart w:id="106" w:name="_Toc517863236"/>
      <w:bookmarkStart w:id="107" w:name="_Toc517863574"/>
      <w:bookmarkStart w:id="108" w:name="_Toc33304684"/>
      <w:bookmarkStart w:id="109" w:name="_Toc33438533"/>
      <w:r w:rsidRPr="00E5437E">
        <w:t>3.</w:t>
      </w:r>
      <w:r w:rsidR="008F66FE">
        <w:t>3</w:t>
      </w:r>
      <w:r w:rsidRPr="00E5437E">
        <w:tab/>
        <w:t>P</w:t>
      </w:r>
      <w:r w:rsidR="00555024" w:rsidRPr="00E5437E">
        <w:t>robation Period</w:t>
      </w:r>
      <w:bookmarkEnd w:id="103"/>
      <w:bookmarkEnd w:id="104"/>
      <w:bookmarkEnd w:id="105"/>
      <w:bookmarkEnd w:id="106"/>
      <w:bookmarkEnd w:id="107"/>
      <w:bookmarkEnd w:id="108"/>
      <w:bookmarkEnd w:id="109"/>
    </w:p>
    <w:p w14:paraId="6759DDDC" w14:textId="56FA7ABF" w:rsidR="006C4B07" w:rsidRPr="00E5437E" w:rsidRDefault="006C4B07" w:rsidP="002E5963">
      <w:pPr>
        <w:autoSpaceDE w:val="0"/>
        <w:autoSpaceDN w:val="0"/>
        <w:adjustRightInd w:val="0"/>
        <w:jc w:val="both"/>
        <w:rPr>
          <w:rFonts w:cs="Arial"/>
          <w:szCs w:val="22"/>
          <w:lang w:val="en-US"/>
        </w:rPr>
      </w:pPr>
      <w:r w:rsidRPr="00E5437E">
        <w:rPr>
          <w:rFonts w:cs="Arial"/>
          <w:szCs w:val="22"/>
          <w:lang w:val="en-US"/>
        </w:rPr>
        <w:t xml:space="preserve">The probation period is intended to give new employees the opportunity to demonstrate their ability to achieve a satisfactory level of performance and to determine whether the new position meets their expectations. </w:t>
      </w:r>
      <w:proofErr w:type="spellStart"/>
      <w:r w:rsidR="00BC25EF">
        <w:rPr>
          <w:lang w:val="en-US"/>
        </w:rPr>
        <w:t>Newera</w:t>
      </w:r>
      <w:proofErr w:type="spellEnd"/>
      <w:r w:rsidR="00C13BAD">
        <w:rPr>
          <w:rFonts w:cs="Arial"/>
          <w:szCs w:val="22"/>
          <w:lang w:val="en-US"/>
        </w:rPr>
        <w:t xml:space="preserve"> </w:t>
      </w:r>
      <w:r w:rsidRPr="00E5437E">
        <w:rPr>
          <w:rFonts w:cs="Arial"/>
          <w:szCs w:val="22"/>
          <w:lang w:val="en-US"/>
        </w:rPr>
        <w:t xml:space="preserve">uses this period to evaluate employee capabilities, work habits, and overall performance. </w:t>
      </w:r>
    </w:p>
    <w:p w14:paraId="7DA13B20" w14:textId="77777777" w:rsidR="006C4B07" w:rsidRPr="00E5437E" w:rsidRDefault="006C4B07" w:rsidP="002E5963">
      <w:pPr>
        <w:autoSpaceDE w:val="0"/>
        <w:autoSpaceDN w:val="0"/>
        <w:adjustRightInd w:val="0"/>
        <w:jc w:val="both"/>
        <w:rPr>
          <w:rFonts w:cs="Arial"/>
          <w:szCs w:val="22"/>
          <w:lang w:val="en-US"/>
        </w:rPr>
      </w:pPr>
    </w:p>
    <w:p w14:paraId="2D6644A5" w14:textId="5CFDCB92" w:rsidR="006C4B07" w:rsidRPr="00734F79" w:rsidRDefault="006C4B07" w:rsidP="00734F79">
      <w:pPr>
        <w:jc w:val="both"/>
        <w:rPr>
          <w:rFonts w:cs="Arial"/>
          <w:szCs w:val="22"/>
        </w:rPr>
      </w:pPr>
      <w:r w:rsidRPr="00E5437E">
        <w:rPr>
          <w:rFonts w:cs="Arial"/>
          <w:szCs w:val="22"/>
          <w:lang w:val="en-US"/>
        </w:rPr>
        <w:t xml:space="preserve">All new and rehired employees work on a probation basis for the first </w:t>
      </w:r>
      <w:r w:rsidR="00C13BAD">
        <w:rPr>
          <w:rFonts w:cs="Arial"/>
          <w:szCs w:val="22"/>
          <w:lang w:val="en-US"/>
        </w:rPr>
        <w:t>90</w:t>
      </w:r>
      <w:r w:rsidR="004227ED" w:rsidRPr="00E5437E">
        <w:rPr>
          <w:rFonts w:cs="Arial"/>
          <w:szCs w:val="22"/>
          <w:lang w:val="en-US"/>
        </w:rPr>
        <w:t xml:space="preserve"> </w:t>
      </w:r>
      <w:r w:rsidRPr="00E5437E">
        <w:rPr>
          <w:rFonts w:cs="Arial"/>
          <w:szCs w:val="22"/>
          <w:lang w:val="en-US"/>
        </w:rPr>
        <w:t xml:space="preserve">calendar days after their date of hire. Any significant absence will automatically extend the probation period by the length of the absence. If </w:t>
      </w:r>
      <w:proofErr w:type="spellStart"/>
      <w:r w:rsidR="00BC25EF">
        <w:rPr>
          <w:lang w:val="en-US"/>
        </w:rPr>
        <w:t>Newera</w:t>
      </w:r>
      <w:proofErr w:type="spellEnd"/>
      <w:r w:rsidRPr="00E5437E">
        <w:rPr>
          <w:rFonts w:cs="Arial"/>
          <w:szCs w:val="22"/>
          <w:lang w:val="en-US"/>
        </w:rPr>
        <w:t xml:space="preserve"> determines that the designated probation period does not allow sufficient time to thoroughly evaluate the employee's performance, the probation period may be extended </w:t>
      </w:r>
      <w:r w:rsidRPr="001A12F1">
        <w:rPr>
          <w:rFonts w:cs="Arial"/>
          <w:szCs w:val="22"/>
          <w:lang w:val="en-US"/>
        </w:rPr>
        <w:t>for a specified period</w:t>
      </w:r>
      <w:r w:rsidR="00CC7E74">
        <w:rPr>
          <w:rFonts w:cs="Arial"/>
          <w:szCs w:val="22"/>
          <w:lang w:val="en-US"/>
        </w:rPr>
        <w:t xml:space="preserve">, </w:t>
      </w:r>
      <w:proofErr w:type="gramStart"/>
      <w:r w:rsidR="00734F79" w:rsidRPr="004F4492">
        <w:rPr>
          <w:rFonts w:cs="Arial"/>
        </w:rPr>
        <w:t>as long as</w:t>
      </w:r>
      <w:proofErr w:type="gramEnd"/>
      <w:r w:rsidR="00734F79" w:rsidRPr="004F4492">
        <w:rPr>
          <w:rFonts w:cs="Arial"/>
        </w:rPr>
        <w:t xml:space="preserve"> there is no violation of applicable law.</w:t>
      </w:r>
    </w:p>
    <w:p w14:paraId="476437E5" w14:textId="77777777" w:rsidR="00A16064" w:rsidRPr="00E5437E" w:rsidRDefault="00A16064" w:rsidP="002E5963">
      <w:pPr>
        <w:autoSpaceDE w:val="0"/>
        <w:autoSpaceDN w:val="0"/>
        <w:adjustRightInd w:val="0"/>
        <w:jc w:val="both"/>
        <w:rPr>
          <w:rFonts w:cs="Arial"/>
          <w:szCs w:val="22"/>
          <w:lang w:val="en-US"/>
        </w:rPr>
      </w:pPr>
    </w:p>
    <w:p w14:paraId="6AC130BE" w14:textId="555D7D50" w:rsidR="00A16064" w:rsidRPr="00E5437E" w:rsidRDefault="00EA59E1" w:rsidP="002E5963">
      <w:pPr>
        <w:autoSpaceDE w:val="0"/>
        <w:autoSpaceDN w:val="0"/>
        <w:adjustRightInd w:val="0"/>
        <w:jc w:val="both"/>
        <w:rPr>
          <w:rFonts w:cs="Arial"/>
          <w:szCs w:val="22"/>
          <w:lang w:val="en-US"/>
        </w:rPr>
      </w:pPr>
      <w:r w:rsidRPr="00E5437E">
        <w:rPr>
          <w:rFonts w:cs="Arial"/>
          <w:szCs w:val="22"/>
          <w:lang w:val="en-US"/>
        </w:rPr>
        <w:t xml:space="preserve">During </w:t>
      </w:r>
      <w:r w:rsidR="008C704C" w:rsidRPr="00E5437E">
        <w:rPr>
          <w:rFonts w:cs="Arial"/>
          <w:szCs w:val="22"/>
          <w:lang w:val="en-US"/>
        </w:rPr>
        <w:t>the probation period,</w:t>
      </w:r>
      <w:r w:rsidRPr="00E5437E">
        <w:rPr>
          <w:rFonts w:cs="Arial"/>
          <w:szCs w:val="22"/>
          <w:lang w:val="en-US"/>
        </w:rPr>
        <w:t xml:space="preserve"> both parties may assess suitability for employment with the Employer.</w:t>
      </w:r>
      <w:r w:rsidR="00C13BAD">
        <w:rPr>
          <w:rFonts w:cs="Arial"/>
          <w:szCs w:val="22"/>
          <w:lang w:val="en-US"/>
        </w:rPr>
        <w:t xml:space="preserve"> </w:t>
      </w:r>
      <w:r w:rsidRPr="00E5437E">
        <w:rPr>
          <w:rFonts w:cs="Arial"/>
          <w:szCs w:val="22"/>
          <w:lang w:val="en-US"/>
        </w:rPr>
        <w:t xml:space="preserve">This also provides </w:t>
      </w:r>
      <w:r w:rsidR="007F40D7" w:rsidRPr="00E5437E">
        <w:rPr>
          <w:rFonts w:cs="Arial"/>
          <w:szCs w:val="22"/>
          <w:lang w:val="en-US"/>
        </w:rPr>
        <w:t>management with</w:t>
      </w:r>
      <w:r w:rsidRPr="00E5437E">
        <w:rPr>
          <w:rFonts w:cs="Arial"/>
          <w:szCs w:val="22"/>
          <w:lang w:val="en-US"/>
        </w:rPr>
        <w:t xml:space="preserve"> an opportunity to assess skill levels and address areas of potential </w:t>
      </w:r>
      <w:r w:rsidR="000970F9" w:rsidRPr="00E5437E">
        <w:rPr>
          <w:rFonts w:cs="Arial"/>
          <w:szCs w:val="22"/>
          <w:lang w:val="en-US"/>
        </w:rPr>
        <w:t xml:space="preserve">concern. During the first </w:t>
      </w:r>
      <w:r w:rsidR="00C13BAD">
        <w:rPr>
          <w:rFonts w:cs="Arial"/>
          <w:szCs w:val="22"/>
          <w:lang w:val="en-US"/>
        </w:rPr>
        <w:t xml:space="preserve">90 </w:t>
      </w:r>
      <w:r w:rsidRPr="00E5437E">
        <w:rPr>
          <w:rFonts w:cs="Arial"/>
          <w:szCs w:val="22"/>
          <w:lang w:val="en-US"/>
        </w:rPr>
        <w:t>days of the probationary period, employment may be terminated by either party for any reason whatsoever, with or without cause, and without notice or payment in lieu of notice.</w:t>
      </w:r>
    </w:p>
    <w:p w14:paraId="1077E016" w14:textId="77777777" w:rsidR="00EA59E1" w:rsidRPr="00E5437E" w:rsidRDefault="00EA59E1" w:rsidP="002E5963">
      <w:pPr>
        <w:autoSpaceDE w:val="0"/>
        <w:autoSpaceDN w:val="0"/>
        <w:adjustRightInd w:val="0"/>
        <w:jc w:val="both"/>
        <w:rPr>
          <w:rFonts w:cs="Arial"/>
          <w:szCs w:val="22"/>
          <w:highlight w:val="yellow"/>
          <w:lang w:val="en-US"/>
        </w:rPr>
      </w:pPr>
    </w:p>
    <w:p w14:paraId="50D8F96D" w14:textId="3B974636" w:rsidR="00857C16" w:rsidRDefault="00EA59E1" w:rsidP="00857C16">
      <w:pPr>
        <w:autoSpaceDE w:val="0"/>
        <w:autoSpaceDN w:val="0"/>
        <w:adjustRightInd w:val="0"/>
        <w:jc w:val="both"/>
        <w:rPr>
          <w:rFonts w:cs="Arial"/>
          <w:szCs w:val="22"/>
          <w:lang w:val="en-US"/>
        </w:rPr>
      </w:pPr>
      <w:r w:rsidRPr="00E5437E">
        <w:rPr>
          <w:rFonts w:cs="Arial"/>
          <w:szCs w:val="22"/>
          <w:lang w:val="en-US"/>
        </w:rPr>
        <w:lastRenderedPageBreak/>
        <w:t>Please take note that y</w:t>
      </w:r>
      <w:r w:rsidR="00A16064" w:rsidRPr="00E5437E">
        <w:rPr>
          <w:rFonts w:cs="Arial"/>
          <w:szCs w:val="22"/>
          <w:lang w:val="en-US"/>
        </w:rPr>
        <w:t xml:space="preserve">our manager’s role is to support you in developing and transferring your knowledge, skills and abilities to be successful in your job. </w:t>
      </w:r>
      <w:r w:rsidRPr="00E5437E">
        <w:rPr>
          <w:rFonts w:cs="Arial"/>
          <w:szCs w:val="22"/>
          <w:lang w:val="en-US"/>
        </w:rPr>
        <w:t>We suggest you to</w:t>
      </w:r>
      <w:r w:rsidR="00A16064" w:rsidRPr="00E5437E">
        <w:rPr>
          <w:rFonts w:cs="Arial"/>
          <w:szCs w:val="22"/>
          <w:lang w:val="en-US"/>
        </w:rPr>
        <w:t xml:space="preserve"> take advantage of this resource.</w:t>
      </w:r>
    </w:p>
    <w:p w14:paraId="0BAC43E8" w14:textId="77777777" w:rsidR="00430B01" w:rsidRPr="00E5437E" w:rsidRDefault="00430B01" w:rsidP="00857C16">
      <w:pPr>
        <w:autoSpaceDE w:val="0"/>
        <w:autoSpaceDN w:val="0"/>
        <w:adjustRightInd w:val="0"/>
        <w:jc w:val="both"/>
        <w:rPr>
          <w:rFonts w:cs="Arial"/>
          <w:szCs w:val="22"/>
          <w:lang w:val="en-US"/>
        </w:rPr>
      </w:pPr>
    </w:p>
    <w:p w14:paraId="565A40E6" w14:textId="32B74F44" w:rsidR="00CC7E74" w:rsidRDefault="00CC7E74" w:rsidP="00CC7E74">
      <w:pPr>
        <w:jc w:val="both"/>
        <w:rPr>
          <w:rFonts w:cs="Arial"/>
          <w:szCs w:val="22"/>
          <w:lang w:val="en-US"/>
        </w:rPr>
      </w:pPr>
      <w:r w:rsidRPr="00CC7E74">
        <w:rPr>
          <w:rFonts w:cs="Arial"/>
          <w:szCs w:val="22"/>
        </w:rPr>
        <w:t>Each employee is subject to Probation Period Evaluation, the line manager shall submit the Probation Period Evaluation Form to the HR Manager before the end of the Probation Period to either confirm the employment or terminat</w:t>
      </w:r>
      <w:r w:rsidR="00FE1582">
        <w:rPr>
          <w:rFonts w:cs="Arial"/>
          <w:szCs w:val="22"/>
        </w:rPr>
        <w:t>ing</w:t>
      </w:r>
      <w:r w:rsidRPr="00CC7E74">
        <w:rPr>
          <w:rFonts w:cs="Arial"/>
          <w:szCs w:val="22"/>
        </w:rPr>
        <w:t xml:space="preserve"> the relationship. The CEO signature along with the HR manager is required</w:t>
      </w:r>
      <w:r>
        <w:rPr>
          <w:rFonts w:cs="Arial"/>
          <w:szCs w:val="22"/>
          <w:lang w:val="en-US"/>
        </w:rPr>
        <w:t>.</w:t>
      </w:r>
      <w:r w:rsidR="00FE1582">
        <w:rPr>
          <w:rFonts w:cs="Arial"/>
          <w:szCs w:val="22"/>
          <w:lang w:val="en-US"/>
        </w:rPr>
        <w:t xml:space="preserve"> </w:t>
      </w:r>
      <w:r w:rsidR="00D049A3">
        <w:rPr>
          <w:rFonts w:cs="Arial"/>
          <w:szCs w:val="22"/>
          <w:lang w:val="en-US"/>
        </w:rPr>
        <w:t xml:space="preserve">(Please refer to appendix </w:t>
      </w:r>
      <w:r w:rsidR="00C56DA7">
        <w:rPr>
          <w:rFonts w:cs="Arial"/>
          <w:szCs w:val="22"/>
          <w:lang w:val="en-US"/>
        </w:rPr>
        <w:t>B</w:t>
      </w:r>
      <w:r w:rsidR="00D049A3">
        <w:rPr>
          <w:rFonts w:cs="Arial"/>
          <w:szCs w:val="22"/>
          <w:lang w:val="en-US"/>
        </w:rPr>
        <w:t>)</w:t>
      </w:r>
    </w:p>
    <w:p w14:paraId="5E141FC4" w14:textId="77777777" w:rsidR="00430B01" w:rsidRDefault="00430B01" w:rsidP="00CC7E74">
      <w:pPr>
        <w:jc w:val="both"/>
        <w:rPr>
          <w:rFonts w:cs="Arial"/>
          <w:szCs w:val="22"/>
          <w:lang w:val="en-US"/>
        </w:rPr>
      </w:pPr>
    </w:p>
    <w:p w14:paraId="3729E0FF" w14:textId="7E19B2BD" w:rsidR="006C4B07" w:rsidRPr="00E5437E" w:rsidRDefault="006C4B07" w:rsidP="002E5963">
      <w:pPr>
        <w:jc w:val="both"/>
        <w:rPr>
          <w:rFonts w:cs="Arial"/>
          <w:szCs w:val="22"/>
          <w:lang w:val="en-US"/>
        </w:rPr>
      </w:pPr>
      <w:r w:rsidRPr="00E5437E">
        <w:rPr>
          <w:rFonts w:cs="Arial"/>
          <w:szCs w:val="22"/>
          <w:lang w:val="en-US"/>
        </w:rPr>
        <w:t xml:space="preserve">Upon satisfactory completion of the probation period, employees enter the "regular" employment classification. </w:t>
      </w:r>
    </w:p>
    <w:p w14:paraId="70465C10" w14:textId="06E7CE92" w:rsidR="006C4B07" w:rsidRPr="00E5437E" w:rsidRDefault="006C4B07" w:rsidP="002E5963">
      <w:pPr>
        <w:jc w:val="both"/>
        <w:rPr>
          <w:rFonts w:cs="Arial"/>
          <w:szCs w:val="22"/>
          <w:lang w:val="en-US"/>
        </w:rPr>
      </w:pPr>
    </w:p>
    <w:p w14:paraId="5646CC8B" w14:textId="4F24E59D" w:rsidR="006C4B07" w:rsidRPr="00E5437E" w:rsidRDefault="006C4B07" w:rsidP="0046656E">
      <w:pPr>
        <w:pStyle w:val="Heading3"/>
      </w:pPr>
      <w:bookmarkStart w:id="110" w:name="_Toc517792597"/>
      <w:bookmarkStart w:id="111" w:name="_Toc517792676"/>
      <w:bookmarkStart w:id="112" w:name="_Toc517862933"/>
      <w:bookmarkStart w:id="113" w:name="_Toc517863237"/>
      <w:bookmarkStart w:id="114" w:name="_Toc517863575"/>
      <w:bookmarkStart w:id="115" w:name="_Toc33304685"/>
      <w:bookmarkStart w:id="116" w:name="_Toc33438534"/>
      <w:r w:rsidRPr="00E5437E">
        <w:t>3.</w:t>
      </w:r>
      <w:r w:rsidR="008F66FE">
        <w:t>4</w:t>
      </w:r>
      <w:r w:rsidRPr="00E5437E">
        <w:tab/>
        <w:t>E</w:t>
      </w:r>
      <w:r w:rsidR="00555024" w:rsidRPr="00E5437E">
        <w:t>mployment Applications</w:t>
      </w:r>
      <w:bookmarkEnd w:id="110"/>
      <w:bookmarkEnd w:id="111"/>
      <w:bookmarkEnd w:id="112"/>
      <w:bookmarkEnd w:id="113"/>
      <w:bookmarkEnd w:id="114"/>
      <w:bookmarkEnd w:id="115"/>
      <w:bookmarkEnd w:id="116"/>
    </w:p>
    <w:p w14:paraId="7521DEB6" w14:textId="766BB452" w:rsidR="006C4B07" w:rsidRPr="00E5437E" w:rsidRDefault="00BC25EF" w:rsidP="002E5963">
      <w:pPr>
        <w:jc w:val="both"/>
        <w:rPr>
          <w:rFonts w:cs="Arial"/>
          <w:szCs w:val="22"/>
          <w:lang w:val="en-US"/>
        </w:rPr>
      </w:pPr>
      <w:proofErr w:type="spellStart"/>
      <w:r>
        <w:rPr>
          <w:lang w:val="en-US"/>
        </w:rPr>
        <w:t>Newera</w:t>
      </w:r>
      <w:proofErr w:type="spellEnd"/>
      <w:r w:rsidR="00D07145" w:rsidRPr="00E5437E">
        <w:rPr>
          <w:rFonts w:cs="Arial"/>
          <w:szCs w:val="22"/>
          <w:lang w:val="en-US"/>
        </w:rPr>
        <w:t xml:space="preserve"> </w:t>
      </w:r>
      <w:r w:rsidR="006C4B07" w:rsidRPr="00E5437E">
        <w:rPr>
          <w:rFonts w:cs="Arial"/>
          <w:szCs w:val="22"/>
          <w:lang w:val="en-US"/>
        </w:rPr>
        <w:t>relies upon the accuracy of information contained in the employment application, as well as the accuracy of other data presented throughout the hiring process and employment. Any misrepresentations, falsifications, or material omissions in any of this information or data may result in the exclusion of the individual from further consideration for employment or, if the person has been hired, termination of employment.</w:t>
      </w:r>
    </w:p>
    <w:p w14:paraId="2F69F3BD" w14:textId="77777777" w:rsidR="006C4B07" w:rsidRPr="00E5437E" w:rsidRDefault="006C4B07" w:rsidP="002E5963">
      <w:pPr>
        <w:jc w:val="both"/>
        <w:rPr>
          <w:rFonts w:cs="Arial"/>
          <w:szCs w:val="22"/>
          <w:lang w:val="en-US"/>
        </w:rPr>
      </w:pPr>
    </w:p>
    <w:p w14:paraId="0EB86AD0" w14:textId="1AE1A236" w:rsidR="006C4B07" w:rsidRPr="00E5437E" w:rsidRDefault="006C4B07" w:rsidP="0046656E">
      <w:pPr>
        <w:pStyle w:val="Heading3"/>
      </w:pPr>
      <w:bookmarkStart w:id="117" w:name="_Toc517792598"/>
      <w:bookmarkStart w:id="118" w:name="_Toc517792677"/>
      <w:bookmarkStart w:id="119" w:name="_Toc517862934"/>
      <w:bookmarkStart w:id="120" w:name="_Toc517863238"/>
      <w:bookmarkStart w:id="121" w:name="_Toc517863576"/>
      <w:bookmarkStart w:id="122" w:name="_Toc33304686"/>
      <w:bookmarkStart w:id="123" w:name="_Toc33438535"/>
      <w:r w:rsidRPr="00E5437E">
        <w:t>3.</w:t>
      </w:r>
      <w:r w:rsidR="008F66FE">
        <w:t>5</w:t>
      </w:r>
      <w:r w:rsidRPr="00E5437E">
        <w:tab/>
        <w:t>P</w:t>
      </w:r>
      <w:r w:rsidR="00555024" w:rsidRPr="00E5437E">
        <w:t xml:space="preserve">erformance </w:t>
      </w:r>
      <w:r w:rsidRPr="00E5437E">
        <w:t>E</w:t>
      </w:r>
      <w:r w:rsidR="00555024" w:rsidRPr="00E5437E">
        <w:t>valuation</w:t>
      </w:r>
      <w:bookmarkEnd w:id="117"/>
      <w:bookmarkEnd w:id="118"/>
      <w:bookmarkEnd w:id="119"/>
      <w:bookmarkEnd w:id="120"/>
      <w:bookmarkEnd w:id="121"/>
      <w:bookmarkEnd w:id="122"/>
      <w:bookmarkEnd w:id="123"/>
    </w:p>
    <w:p w14:paraId="53E6562C" w14:textId="77777777" w:rsidR="006C4B07" w:rsidRPr="00E5437E" w:rsidRDefault="006C4B07" w:rsidP="002E5963">
      <w:pPr>
        <w:jc w:val="both"/>
        <w:rPr>
          <w:rFonts w:cs="Arial"/>
          <w:szCs w:val="22"/>
          <w:lang w:val="en-US"/>
        </w:rPr>
      </w:pPr>
      <w:r w:rsidRPr="00E5437E">
        <w:rPr>
          <w:rFonts w:cs="Arial"/>
          <w:szCs w:val="22"/>
          <w:lang w:val="en-US"/>
        </w:rPr>
        <w:t xml:space="preserve">Supervisors and employees are strongly encouraged to discuss job performance and goals on an informal, day-to-day basis. Additional formal performance evaluations are conducted to provide both supervisors and employees the opportunity to discuss job tasks, identify and correct weaknesses, encourage and recognize strengths, and discuss positive, purposeful approaches for meeting goals. </w:t>
      </w:r>
    </w:p>
    <w:p w14:paraId="4684C10F" w14:textId="77777777" w:rsidR="00482669" w:rsidRPr="00E5437E" w:rsidRDefault="00482669" w:rsidP="002E5963">
      <w:pPr>
        <w:jc w:val="both"/>
        <w:rPr>
          <w:rFonts w:cs="Arial"/>
          <w:szCs w:val="22"/>
          <w:lang w:val="en-US"/>
        </w:rPr>
      </w:pPr>
    </w:p>
    <w:p w14:paraId="67B4BF9B" w14:textId="20C3C24A" w:rsidR="006C4B07" w:rsidRPr="00E5437E" w:rsidRDefault="00482669" w:rsidP="006C584F">
      <w:pPr>
        <w:jc w:val="both"/>
        <w:rPr>
          <w:rFonts w:cs="Arial"/>
          <w:szCs w:val="22"/>
          <w:lang w:val="en-US"/>
        </w:rPr>
      </w:pPr>
      <w:r w:rsidRPr="00E5437E">
        <w:rPr>
          <w:rFonts w:cs="Arial"/>
          <w:szCs w:val="22"/>
          <w:lang w:val="en-US"/>
        </w:rPr>
        <w:t>At the time of the performance appraisal, the employer and employee will review the objectives and the results achieved.  Throughout the year, the employee and employer may refer to this document to track progress made toward objectives, highlight areas of concern and indicate challenges identified along the way.</w:t>
      </w:r>
    </w:p>
    <w:p w14:paraId="1C277AE6" w14:textId="18599AAD" w:rsidR="006C4B07" w:rsidRPr="00E5437E" w:rsidRDefault="006C4B07" w:rsidP="0046656E">
      <w:pPr>
        <w:pStyle w:val="Heading3"/>
      </w:pPr>
      <w:bookmarkStart w:id="124" w:name="_Toc517792600"/>
      <w:bookmarkStart w:id="125" w:name="_Toc517792679"/>
      <w:bookmarkStart w:id="126" w:name="_Toc517862936"/>
      <w:bookmarkStart w:id="127" w:name="_Toc517863240"/>
      <w:bookmarkStart w:id="128" w:name="_Toc517863578"/>
      <w:bookmarkStart w:id="129" w:name="_Toc33304688"/>
      <w:bookmarkStart w:id="130" w:name="_Toc33438537"/>
      <w:r w:rsidRPr="00A84294">
        <w:lastRenderedPageBreak/>
        <w:t>3.</w:t>
      </w:r>
      <w:r w:rsidR="008F66FE">
        <w:t>6</w:t>
      </w:r>
      <w:r w:rsidRPr="00A84294">
        <w:tab/>
        <w:t>S</w:t>
      </w:r>
      <w:r w:rsidR="00555024" w:rsidRPr="00A84294">
        <w:t>alary</w:t>
      </w:r>
      <w:r w:rsidRPr="00A84294">
        <w:t xml:space="preserve"> A</w:t>
      </w:r>
      <w:r w:rsidR="00555024" w:rsidRPr="00A84294">
        <w:t>dministration</w:t>
      </w:r>
      <w:bookmarkEnd w:id="124"/>
      <w:bookmarkEnd w:id="125"/>
      <w:bookmarkEnd w:id="126"/>
      <w:bookmarkEnd w:id="127"/>
      <w:bookmarkEnd w:id="128"/>
      <w:bookmarkEnd w:id="129"/>
      <w:bookmarkEnd w:id="130"/>
    </w:p>
    <w:p w14:paraId="5941E97B" w14:textId="7C6DD4E2" w:rsidR="006C4B07" w:rsidRPr="00E5437E" w:rsidRDefault="006C4B07" w:rsidP="002E5963">
      <w:pPr>
        <w:autoSpaceDE w:val="0"/>
        <w:autoSpaceDN w:val="0"/>
        <w:adjustRightInd w:val="0"/>
        <w:jc w:val="both"/>
        <w:rPr>
          <w:rFonts w:cs="Arial"/>
          <w:szCs w:val="22"/>
          <w:lang w:val="en-US"/>
        </w:rPr>
      </w:pPr>
      <w:r w:rsidRPr="00E5437E">
        <w:rPr>
          <w:rFonts w:cs="Arial"/>
          <w:szCs w:val="22"/>
          <w:lang w:val="en-US"/>
        </w:rPr>
        <w:t xml:space="preserve">Compensation for every position is determined by several factors, including job analysis and evaluation, the essential duties and responsibilities of the job, and salary survey data on pay practices of other employers. </w:t>
      </w:r>
      <w:proofErr w:type="spellStart"/>
      <w:r w:rsidR="00BC25EF">
        <w:rPr>
          <w:lang w:val="en-US"/>
        </w:rPr>
        <w:t>Newera</w:t>
      </w:r>
      <w:proofErr w:type="spellEnd"/>
      <w:r w:rsidRPr="00E5437E">
        <w:rPr>
          <w:rFonts w:cs="Arial"/>
          <w:szCs w:val="22"/>
          <w:lang w:val="en-US"/>
        </w:rPr>
        <w:t xml:space="preserve"> periodically reviews its salary administration program and restructures it as necessary. </w:t>
      </w:r>
    </w:p>
    <w:p w14:paraId="50A6EF2C" w14:textId="77777777" w:rsidR="00D52503" w:rsidRPr="00E5437E" w:rsidRDefault="00D52503" w:rsidP="002E5963">
      <w:pPr>
        <w:autoSpaceDE w:val="0"/>
        <w:autoSpaceDN w:val="0"/>
        <w:adjustRightInd w:val="0"/>
        <w:jc w:val="both"/>
        <w:rPr>
          <w:rFonts w:cs="Arial"/>
          <w:szCs w:val="22"/>
          <w:lang w:val="en-US"/>
        </w:rPr>
      </w:pPr>
    </w:p>
    <w:p w14:paraId="354812AE" w14:textId="77777777" w:rsidR="006C4B07" w:rsidRPr="00E5437E" w:rsidRDefault="006C4B07" w:rsidP="00CF5742">
      <w:pPr>
        <w:rPr>
          <w:rFonts w:cs="Arial"/>
          <w:sz w:val="20"/>
          <w:szCs w:val="20"/>
          <w:lang w:val="en-US"/>
        </w:rPr>
      </w:pPr>
    </w:p>
    <w:p w14:paraId="290173AE" w14:textId="5DD6785E" w:rsidR="00A8731B" w:rsidRPr="00E5437E" w:rsidRDefault="00A8731B" w:rsidP="0046656E">
      <w:pPr>
        <w:pStyle w:val="Heading3"/>
      </w:pPr>
      <w:bookmarkStart w:id="131" w:name="_Toc517792601"/>
      <w:bookmarkStart w:id="132" w:name="_Toc517792680"/>
      <w:bookmarkStart w:id="133" w:name="_Toc517862937"/>
      <w:bookmarkStart w:id="134" w:name="_Toc517863241"/>
      <w:bookmarkStart w:id="135" w:name="_Toc517863579"/>
      <w:bookmarkStart w:id="136" w:name="_Toc33304689"/>
      <w:bookmarkStart w:id="137" w:name="_Toc33438538"/>
      <w:r w:rsidRPr="006E6469">
        <w:t>3.</w:t>
      </w:r>
      <w:r w:rsidR="008F66FE">
        <w:t>7</w:t>
      </w:r>
      <w:r w:rsidRPr="006E6469">
        <w:tab/>
        <w:t>P</w:t>
      </w:r>
      <w:r w:rsidR="00555024" w:rsidRPr="006E6469">
        <w:t xml:space="preserve">rofessional </w:t>
      </w:r>
      <w:r w:rsidRPr="006E6469">
        <w:t>D</w:t>
      </w:r>
      <w:r w:rsidR="00555024" w:rsidRPr="006E6469">
        <w:t>evelopment</w:t>
      </w:r>
      <w:bookmarkEnd w:id="131"/>
      <w:bookmarkEnd w:id="132"/>
      <w:bookmarkEnd w:id="133"/>
      <w:bookmarkEnd w:id="134"/>
      <w:bookmarkEnd w:id="135"/>
      <w:bookmarkEnd w:id="136"/>
      <w:bookmarkEnd w:id="137"/>
    </w:p>
    <w:p w14:paraId="37BFA537" w14:textId="61D5D30C" w:rsidR="00452537" w:rsidRPr="00E5437E" w:rsidRDefault="00452537" w:rsidP="009B7C25">
      <w:pPr>
        <w:jc w:val="both"/>
        <w:rPr>
          <w:rFonts w:cs="Arial"/>
          <w:szCs w:val="22"/>
          <w:lang w:val="en-US"/>
        </w:rPr>
      </w:pPr>
      <w:r w:rsidRPr="00E5437E">
        <w:rPr>
          <w:rFonts w:cs="Arial"/>
          <w:szCs w:val="22"/>
          <w:lang w:val="en-US"/>
        </w:rPr>
        <w:t xml:space="preserve">At the discretion of your manager/supervisor, employees may be able to attend conferences, courses, seminars and meetings, identified through annual </w:t>
      </w:r>
      <w:r w:rsidR="003C2F9E" w:rsidRPr="00E5437E">
        <w:rPr>
          <w:rFonts w:cs="Arial"/>
          <w:szCs w:val="22"/>
          <w:lang w:val="en-US"/>
        </w:rPr>
        <w:t>work plans</w:t>
      </w:r>
      <w:r w:rsidRPr="00E5437E">
        <w:rPr>
          <w:rFonts w:cs="Arial"/>
          <w:szCs w:val="22"/>
          <w:lang w:val="en-US"/>
        </w:rPr>
        <w:t xml:space="preserve"> and performance reviews, which may be beneficial to the employ</w:t>
      </w:r>
      <w:r w:rsidR="00B20991" w:rsidRPr="00E5437E">
        <w:rPr>
          <w:rFonts w:cs="Arial"/>
          <w:szCs w:val="22"/>
          <w:lang w:val="en-US"/>
        </w:rPr>
        <w:t xml:space="preserve">ee’s professional development. </w:t>
      </w:r>
      <w:r w:rsidRPr="00E5437E">
        <w:rPr>
          <w:rFonts w:cs="Arial"/>
          <w:szCs w:val="22"/>
          <w:lang w:val="en-US"/>
        </w:rPr>
        <w:t>When these opportunities are directly related to the employee’s position</w:t>
      </w:r>
      <w:r w:rsidR="00B20991" w:rsidRPr="00E5437E">
        <w:rPr>
          <w:rFonts w:cs="Arial"/>
          <w:szCs w:val="22"/>
          <w:lang w:val="en-US"/>
        </w:rPr>
        <w:t>,</w:t>
      </w:r>
      <w:r w:rsidRPr="00E5437E">
        <w:rPr>
          <w:rFonts w:cs="Arial"/>
          <w:szCs w:val="22"/>
          <w:lang w:val="en-US"/>
        </w:rPr>
        <w:t xml:space="preserve"> or are suggested by the manager/supervisor</w:t>
      </w:r>
      <w:r w:rsidR="00B20991" w:rsidRPr="00E5437E">
        <w:rPr>
          <w:rFonts w:cs="Arial"/>
          <w:szCs w:val="22"/>
          <w:lang w:val="en-US"/>
        </w:rPr>
        <w:t xml:space="preserve">, </w:t>
      </w:r>
      <w:r w:rsidRPr="00E5437E">
        <w:rPr>
          <w:rFonts w:cs="Arial"/>
          <w:szCs w:val="22"/>
          <w:lang w:val="en-US"/>
        </w:rPr>
        <w:t xml:space="preserve">then </w:t>
      </w:r>
      <w:proofErr w:type="spellStart"/>
      <w:r w:rsidR="00BC25EF">
        <w:rPr>
          <w:lang w:val="en-US"/>
        </w:rPr>
        <w:t>Newera</w:t>
      </w:r>
      <w:proofErr w:type="spellEnd"/>
      <w:r w:rsidR="00D07145" w:rsidRPr="006E6469">
        <w:rPr>
          <w:rFonts w:cs="Arial"/>
          <w:szCs w:val="22"/>
          <w:lang w:val="en-US"/>
        </w:rPr>
        <w:t xml:space="preserve"> </w:t>
      </w:r>
      <w:r w:rsidRPr="006E6469">
        <w:rPr>
          <w:rFonts w:cs="Arial"/>
          <w:szCs w:val="22"/>
          <w:lang w:val="en-US"/>
        </w:rPr>
        <w:t>will cover the cost of re</w:t>
      </w:r>
      <w:r w:rsidR="00B20991" w:rsidRPr="006E6469">
        <w:rPr>
          <w:rFonts w:cs="Arial"/>
          <w:szCs w:val="22"/>
          <w:lang w:val="en-US"/>
        </w:rPr>
        <w:t xml:space="preserve">gistration, </w:t>
      </w:r>
      <w:r w:rsidRPr="006E6469">
        <w:rPr>
          <w:rFonts w:cs="Arial"/>
          <w:szCs w:val="22"/>
          <w:lang w:val="en-US"/>
        </w:rPr>
        <w:t>course materials and some travel expenses.</w:t>
      </w:r>
    </w:p>
    <w:p w14:paraId="4E320200" w14:textId="77777777" w:rsidR="00452537" w:rsidRPr="00E5437E" w:rsidRDefault="00452537" w:rsidP="009B7C25">
      <w:pPr>
        <w:jc w:val="both"/>
        <w:rPr>
          <w:rFonts w:cs="Arial"/>
          <w:szCs w:val="22"/>
          <w:lang w:val="en-US"/>
        </w:rPr>
      </w:pPr>
    </w:p>
    <w:p w14:paraId="6F839DBA" w14:textId="6E65E862" w:rsidR="00452537" w:rsidRPr="00E5437E" w:rsidRDefault="00452537" w:rsidP="009B7C25">
      <w:pPr>
        <w:jc w:val="both"/>
        <w:rPr>
          <w:rFonts w:cs="Arial"/>
          <w:szCs w:val="22"/>
          <w:lang w:val="en-US"/>
        </w:rPr>
      </w:pPr>
      <w:r w:rsidRPr="00E5437E">
        <w:rPr>
          <w:rFonts w:cs="Arial"/>
          <w:szCs w:val="22"/>
          <w:lang w:val="en-US"/>
        </w:rPr>
        <w:t xml:space="preserve">If </w:t>
      </w:r>
      <w:proofErr w:type="spellStart"/>
      <w:r w:rsidR="00BC25EF">
        <w:rPr>
          <w:lang w:val="en-US"/>
        </w:rPr>
        <w:t>Newera</w:t>
      </w:r>
      <w:proofErr w:type="spellEnd"/>
      <w:r w:rsidR="008F6EA7">
        <w:rPr>
          <w:rFonts w:cs="Arial"/>
          <w:szCs w:val="22"/>
          <w:lang w:val="en-US"/>
        </w:rPr>
        <w:t xml:space="preserve"> </w:t>
      </w:r>
      <w:r w:rsidRPr="00E5437E">
        <w:rPr>
          <w:rFonts w:cs="Arial"/>
          <w:szCs w:val="22"/>
          <w:lang w:val="en-US"/>
        </w:rPr>
        <w:t>has agreed to pay for a course</w:t>
      </w:r>
      <w:r w:rsidR="00126DE0" w:rsidRPr="00E5437E">
        <w:rPr>
          <w:rFonts w:cs="Arial"/>
          <w:szCs w:val="22"/>
          <w:lang w:val="en-US"/>
        </w:rPr>
        <w:t>,</w:t>
      </w:r>
      <w:r w:rsidRPr="00E5437E">
        <w:rPr>
          <w:rFonts w:cs="Arial"/>
          <w:szCs w:val="22"/>
          <w:lang w:val="en-US"/>
        </w:rPr>
        <w:t xml:space="preserve"> the fees will be paid on evidence of successful completion.</w:t>
      </w:r>
    </w:p>
    <w:p w14:paraId="70D3314E" w14:textId="77777777" w:rsidR="006C4B07" w:rsidRPr="00E5437E" w:rsidRDefault="006C4B07" w:rsidP="00432BE4">
      <w:pPr>
        <w:pStyle w:val="Heading2"/>
      </w:pPr>
      <w:bookmarkStart w:id="138" w:name="_Toc517792602"/>
      <w:bookmarkStart w:id="139" w:name="_Toc517792681"/>
      <w:bookmarkStart w:id="140" w:name="_Toc517862938"/>
      <w:bookmarkStart w:id="141" w:name="_Toc517863242"/>
      <w:bookmarkStart w:id="142" w:name="_Toc517863580"/>
      <w:bookmarkStart w:id="143" w:name="_Toc33304690"/>
      <w:bookmarkStart w:id="144" w:name="_Toc33438539"/>
      <w:r w:rsidRPr="00E5437E">
        <w:t>4.</w:t>
      </w:r>
      <w:r w:rsidRPr="00E5437E">
        <w:tab/>
        <w:t>E</w:t>
      </w:r>
      <w:r w:rsidR="00555024" w:rsidRPr="00E5437E">
        <w:t>mployee Benefit Programs</w:t>
      </w:r>
      <w:bookmarkEnd w:id="138"/>
      <w:bookmarkEnd w:id="139"/>
      <w:bookmarkEnd w:id="140"/>
      <w:bookmarkEnd w:id="141"/>
      <w:bookmarkEnd w:id="142"/>
      <w:bookmarkEnd w:id="143"/>
      <w:bookmarkEnd w:id="144"/>
    </w:p>
    <w:p w14:paraId="1E75CB51" w14:textId="1E24DCEB" w:rsidR="006C4B07" w:rsidRPr="008F6EA7" w:rsidRDefault="006C4B07" w:rsidP="008F6EA7">
      <w:pPr>
        <w:pStyle w:val="Heading3"/>
      </w:pPr>
      <w:bookmarkStart w:id="145" w:name="_Toc517792603"/>
      <w:bookmarkStart w:id="146" w:name="_Toc517792682"/>
      <w:bookmarkStart w:id="147" w:name="_Toc517862939"/>
      <w:bookmarkStart w:id="148" w:name="_Toc517863243"/>
      <w:bookmarkStart w:id="149" w:name="_Toc517863581"/>
      <w:bookmarkStart w:id="150" w:name="_Toc33304691"/>
      <w:bookmarkStart w:id="151" w:name="_Toc33438540"/>
      <w:r w:rsidRPr="00E5437E">
        <w:t>4.1</w:t>
      </w:r>
      <w:r w:rsidRPr="00E5437E">
        <w:tab/>
        <w:t>E</w:t>
      </w:r>
      <w:r w:rsidR="00555024" w:rsidRPr="00E5437E">
        <w:t>mployee Benefits</w:t>
      </w:r>
      <w:bookmarkEnd w:id="145"/>
      <w:bookmarkEnd w:id="146"/>
      <w:bookmarkEnd w:id="147"/>
      <w:bookmarkEnd w:id="148"/>
      <w:bookmarkEnd w:id="149"/>
      <w:bookmarkEnd w:id="150"/>
      <w:bookmarkEnd w:id="151"/>
    </w:p>
    <w:p w14:paraId="2805A078" w14:textId="77777777" w:rsidR="006C4B07" w:rsidRPr="00E5437E" w:rsidRDefault="006C4B07" w:rsidP="00A00149">
      <w:pPr>
        <w:jc w:val="both"/>
        <w:rPr>
          <w:rFonts w:cs="Arial"/>
          <w:szCs w:val="22"/>
          <w:lang w:val="en-US"/>
        </w:rPr>
      </w:pPr>
      <w:r w:rsidRPr="00E5437E">
        <w:rPr>
          <w:rFonts w:cs="Arial"/>
          <w:szCs w:val="22"/>
          <w:lang w:val="en-US"/>
        </w:rPr>
        <w:t xml:space="preserve">Benefits eligibility is dependent upon a variety of factors, including employee classification. Your supervisor can identify the programs for which you are eligible. Details of many of these programs can be found elsewhere in the employee handbook. </w:t>
      </w:r>
    </w:p>
    <w:p w14:paraId="527A3BE1" w14:textId="77777777" w:rsidR="006C4B07" w:rsidRPr="00AD46AB" w:rsidRDefault="006C4B07" w:rsidP="00CF5742">
      <w:pPr>
        <w:rPr>
          <w:rFonts w:cs="Arial"/>
          <w:sz w:val="20"/>
          <w:szCs w:val="20"/>
          <w:lang w:val="en-GB"/>
        </w:rPr>
      </w:pPr>
    </w:p>
    <w:p w14:paraId="6F599F29" w14:textId="6DCDFB61" w:rsidR="006C4B07" w:rsidRPr="00E216C8" w:rsidRDefault="006C4B07" w:rsidP="00E216C8">
      <w:pPr>
        <w:pStyle w:val="Heading3"/>
      </w:pPr>
      <w:bookmarkStart w:id="152" w:name="_Toc517792604"/>
      <w:bookmarkStart w:id="153" w:name="_Toc517792683"/>
      <w:bookmarkStart w:id="154" w:name="_Toc517862940"/>
      <w:bookmarkStart w:id="155" w:name="_Toc517863244"/>
      <w:bookmarkStart w:id="156" w:name="_Toc517863582"/>
      <w:bookmarkStart w:id="157" w:name="_Toc33304692"/>
      <w:bookmarkStart w:id="158" w:name="_Toc33438541"/>
      <w:r w:rsidRPr="00E5437E">
        <w:t>4.2</w:t>
      </w:r>
      <w:r w:rsidRPr="00E5437E">
        <w:tab/>
        <w:t>V</w:t>
      </w:r>
      <w:r w:rsidR="00555024" w:rsidRPr="00E5437E">
        <w:t>acation Benefits</w:t>
      </w:r>
      <w:bookmarkEnd w:id="152"/>
      <w:bookmarkEnd w:id="153"/>
      <w:bookmarkEnd w:id="154"/>
      <w:bookmarkEnd w:id="155"/>
      <w:bookmarkEnd w:id="156"/>
      <w:bookmarkEnd w:id="157"/>
      <w:bookmarkEnd w:id="158"/>
    </w:p>
    <w:p w14:paraId="5C3BCFF8" w14:textId="77777777" w:rsidR="006C4B07" w:rsidRPr="00E5437E" w:rsidRDefault="006C4B07" w:rsidP="003509B2">
      <w:pPr>
        <w:autoSpaceDE w:val="0"/>
        <w:autoSpaceDN w:val="0"/>
        <w:adjustRightInd w:val="0"/>
        <w:jc w:val="both"/>
        <w:rPr>
          <w:rFonts w:cs="Arial"/>
          <w:szCs w:val="22"/>
          <w:lang w:val="en-US"/>
        </w:rPr>
      </w:pPr>
      <w:r w:rsidRPr="00E5437E">
        <w:rPr>
          <w:rFonts w:cs="Arial"/>
          <w:szCs w:val="22"/>
          <w:lang w:val="en-US"/>
        </w:rPr>
        <w:t xml:space="preserve">Paid vacation time can be used in minimum increments of one day. To take vacation, employees should request advance approval from their supervisors. Requests will be </w:t>
      </w:r>
      <w:r w:rsidRPr="00E5437E">
        <w:rPr>
          <w:rFonts w:cs="Arial"/>
          <w:szCs w:val="22"/>
          <w:lang w:val="en-US"/>
        </w:rPr>
        <w:lastRenderedPageBreak/>
        <w:t>reviewed based on a number of factors, including business needs and staffing requirements.</w:t>
      </w:r>
    </w:p>
    <w:p w14:paraId="7DA64278" w14:textId="77777777" w:rsidR="006C4B07" w:rsidRPr="00E5437E" w:rsidRDefault="006C4B07" w:rsidP="003509B2">
      <w:pPr>
        <w:autoSpaceDE w:val="0"/>
        <w:autoSpaceDN w:val="0"/>
        <w:adjustRightInd w:val="0"/>
        <w:jc w:val="both"/>
        <w:rPr>
          <w:rFonts w:cs="Arial"/>
          <w:szCs w:val="22"/>
          <w:lang w:val="en-US"/>
        </w:rPr>
      </w:pPr>
    </w:p>
    <w:p w14:paraId="4F45BF84" w14:textId="3797404A" w:rsidR="006C4B07" w:rsidRDefault="006C4B07" w:rsidP="003509B2">
      <w:pPr>
        <w:autoSpaceDE w:val="0"/>
        <w:autoSpaceDN w:val="0"/>
        <w:adjustRightInd w:val="0"/>
        <w:jc w:val="both"/>
        <w:rPr>
          <w:rFonts w:cs="Arial"/>
          <w:szCs w:val="22"/>
          <w:lang w:val="en-US"/>
        </w:rPr>
      </w:pPr>
      <w:r w:rsidRPr="00E5437E">
        <w:rPr>
          <w:rFonts w:cs="Arial"/>
          <w:szCs w:val="22"/>
          <w:lang w:val="en-US"/>
        </w:rPr>
        <w:t xml:space="preserve">Vacation time off is paid at the employee's pay rate at the time of vacation. </w:t>
      </w:r>
    </w:p>
    <w:p w14:paraId="0F11CB2D" w14:textId="77777777" w:rsidR="00441937" w:rsidRPr="00E5437E" w:rsidRDefault="00441937" w:rsidP="003509B2">
      <w:pPr>
        <w:autoSpaceDE w:val="0"/>
        <w:autoSpaceDN w:val="0"/>
        <w:adjustRightInd w:val="0"/>
        <w:jc w:val="both"/>
        <w:rPr>
          <w:rFonts w:cs="Arial"/>
          <w:szCs w:val="22"/>
          <w:lang w:val="en-US"/>
        </w:rPr>
      </w:pPr>
    </w:p>
    <w:p w14:paraId="41D0FDC0" w14:textId="77777777" w:rsidR="006C4B07" w:rsidRPr="00E5437E" w:rsidRDefault="006C4B07" w:rsidP="003509B2">
      <w:pPr>
        <w:jc w:val="both"/>
        <w:rPr>
          <w:rFonts w:cs="Arial"/>
          <w:szCs w:val="22"/>
          <w:lang w:val="en-US"/>
        </w:rPr>
      </w:pPr>
      <w:r w:rsidRPr="00E5437E">
        <w:rPr>
          <w:rFonts w:cs="Arial"/>
          <w:szCs w:val="22"/>
          <w:lang w:val="en-US"/>
        </w:rPr>
        <w:t>Upon termination of employment, employees will be paid for unused vacation time that has been earned through the last day of work.</w:t>
      </w:r>
    </w:p>
    <w:p w14:paraId="7C00C62C" w14:textId="77777777" w:rsidR="00EC2BE6" w:rsidRPr="00E5437E" w:rsidRDefault="00EC2BE6" w:rsidP="00CF5742">
      <w:pPr>
        <w:rPr>
          <w:rFonts w:cs="Arial"/>
          <w:sz w:val="20"/>
          <w:szCs w:val="20"/>
          <w:lang w:val="en-US"/>
        </w:rPr>
      </w:pPr>
    </w:p>
    <w:p w14:paraId="44BF7747" w14:textId="03E18A65" w:rsidR="006C4B07" w:rsidRPr="00E5437E" w:rsidRDefault="006C4B07" w:rsidP="0046656E">
      <w:pPr>
        <w:pStyle w:val="Heading3"/>
      </w:pPr>
      <w:bookmarkStart w:id="159" w:name="_Toc517792607"/>
      <w:bookmarkStart w:id="160" w:name="_Toc517792686"/>
      <w:bookmarkStart w:id="161" w:name="_Toc517862943"/>
      <w:bookmarkStart w:id="162" w:name="_Toc517863247"/>
      <w:bookmarkStart w:id="163" w:name="_Toc517863585"/>
      <w:bookmarkStart w:id="164" w:name="_Toc33304695"/>
      <w:bookmarkStart w:id="165" w:name="_Toc33438544"/>
      <w:r w:rsidRPr="00E5437E">
        <w:t>4.</w:t>
      </w:r>
      <w:r w:rsidR="008F66FE">
        <w:t>3</w:t>
      </w:r>
      <w:r w:rsidRPr="00E5437E">
        <w:tab/>
        <w:t>H</w:t>
      </w:r>
      <w:r w:rsidR="00555024" w:rsidRPr="00E5437E">
        <w:t>olidays</w:t>
      </w:r>
      <w:bookmarkEnd w:id="159"/>
      <w:bookmarkEnd w:id="160"/>
      <w:bookmarkEnd w:id="161"/>
      <w:bookmarkEnd w:id="162"/>
      <w:bookmarkEnd w:id="163"/>
      <w:bookmarkEnd w:id="164"/>
      <w:bookmarkEnd w:id="165"/>
    </w:p>
    <w:p w14:paraId="004FAAD9" w14:textId="10184743" w:rsidR="006C4B07" w:rsidRPr="00E5437E" w:rsidRDefault="00BC25EF" w:rsidP="007C1E7B">
      <w:pPr>
        <w:jc w:val="both"/>
        <w:rPr>
          <w:rFonts w:cs="Arial"/>
          <w:szCs w:val="22"/>
          <w:lang w:val="en-US"/>
        </w:rPr>
      </w:pPr>
      <w:proofErr w:type="spellStart"/>
      <w:r>
        <w:rPr>
          <w:lang w:val="en-US"/>
        </w:rPr>
        <w:t>Newera</w:t>
      </w:r>
      <w:proofErr w:type="spellEnd"/>
      <w:r w:rsidR="00D07145" w:rsidRPr="00D94C8F">
        <w:rPr>
          <w:rFonts w:cs="Arial"/>
          <w:szCs w:val="22"/>
          <w:lang w:val="en-US"/>
        </w:rPr>
        <w:t xml:space="preserve"> </w:t>
      </w:r>
      <w:r w:rsidR="006C4B07" w:rsidRPr="00D94C8F">
        <w:rPr>
          <w:rFonts w:cs="Arial"/>
          <w:szCs w:val="22"/>
          <w:lang w:val="en-US"/>
        </w:rPr>
        <w:t>will grant holiday time off to all employees on the</w:t>
      </w:r>
      <w:r w:rsidR="00441937" w:rsidRPr="00D94C8F">
        <w:rPr>
          <w:rFonts w:cs="Arial"/>
          <w:szCs w:val="22"/>
          <w:lang w:val="en-US"/>
        </w:rPr>
        <w:t xml:space="preserve"> national</w:t>
      </w:r>
      <w:r w:rsidR="006C4B07" w:rsidRPr="00D94C8F">
        <w:rPr>
          <w:rFonts w:cs="Arial"/>
          <w:szCs w:val="22"/>
          <w:lang w:val="en-US"/>
        </w:rPr>
        <w:t xml:space="preserve"> holidays</w:t>
      </w:r>
      <w:r w:rsidR="00441937" w:rsidRPr="00D94C8F">
        <w:rPr>
          <w:rFonts w:cs="Arial"/>
          <w:szCs w:val="22"/>
          <w:lang w:val="en-US"/>
        </w:rPr>
        <w:t xml:space="preserve"> in Saudi Arabia.</w:t>
      </w:r>
      <w:r w:rsidR="00441937">
        <w:rPr>
          <w:rFonts w:cs="Arial"/>
          <w:szCs w:val="22"/>
          <w:lang w:val="en-US"/>
        </w:rPr>
        <w:t xml:space="preserve"> </w:t>
      </w:r>
    </w:p>
    <w:p w14:paraId="06A6CFD6" w14:textId="1C56189D" w:rsidR="006C4B07" w:rsidRPr="00E5437E" w:rsidRDefault="006C4B07" w:rsidP="007C1E7B">
      <w:pPr>
        <w:jc w:val="both"/>
        <w:rPr>
          <w:rFonts w:cs="Arial"/>
          <w:szCs w:val="22"/>
          <w:lang w:val="en-US"/>
        </w:rPr>
      </w:pPr>
    </w:p>
    <w:p w14:paraId="487FF841" w14:textId="5BE0611F" w:rsidR="006C4B07" w:rsidRPr="00E5437E" w:rsidRDefault="00BC25EF" w:rsidP="007C1E7B">
      <w:pPr>
        <w:jc w:val="both"/>
        <w:rPr>
          <w:rFonts w:cs="Arial"/>
          <w:szCs w:val="22"/>
          <w:lang w:val="en-US"/>
        </w:rPr>
      </w:pPr>
      <w:proofErr w:type="spellStart"/>
      <w:r>
        <w:rPr>
          <w:lang w:val="en-US"/>
        </w:rPr>
        <w:t>Newera</w:t>
      </w:r>
      <w:proofErr w:type="spellEnd"/>
      <w:r w:rsidR="006C4B07" w:rsidRPr="00E5437E">
        <w:rPr>
          <w:rFonts w:cs="Arial"/>
          <w:szCs w:val="22"/>
          <w:lang w:val="en-US"/>
        </w:rPr>
        <w:t xml:space="preserve"> will grant paid holiday time off to all eligible employees immediately. Holiday pay will be calculated based on the employee's </w:t>
      </w:r>
      <w:r w:rsidR="00111070" w:rsidRPr="00E5437E">
        <w:rPr>
          <w:rFonts w:cs="Arial"/>
          <w:szCs w:val="22"/>
          <w:lang w:val="en-US"/>
        </w:rPr>
        <w:t>straight time</w:t>
      </w:r>
      <w:r w:rsidR="006C4B07" w:rsidRPr="00E5437E">
        <w:rPr>
          <w:rFonts w:cs="Arial"/>
          <w:szCs w:val="22"/>
          <w:lang w:val="en-US"/>
        </w:rPr>
        <w:t xml:space="preserve"> pay rate (as of the date of the holiday) times the number of </w:t>
      </w:r>
      <w:r w:rsidR="00763DB5">
        <w:rPr>
          <w:rFonts w:cs="Arial"/>
          <w:szCs w:val="22"/>
          <w:lang w:val="en-US"/>
        </w:rPr>
        <w:t>days</w:t>
      </w:r>
      <w:r w:rsidR="006C4B07" w:rsidRPr="00E5437E">
        <w:rPr>
          <w:rFonts w:cs="Arial"/>
          <w:szCs w:val="22"/>
          <w:lang w:val="en-US"/>
        </w:rPr>
        <w:t xml:space="preserve"> the employee would otherwise have worked on that day.</w:t>
      </w:r>
    </w:p>
    <w:p w14:paraId="2693FE30" w14:textId="77777777" w:rsidR="006C4B07" w:rsidRPr="00E5437E" w:rsidRDefault="006C4B07" w:rsidP="007C1E7B">
      <w:pPr>
        <w:jc w:val="both"/>
        <w:rPr>
          <w:rFonts w:cs="Arial"/>
          <w:szCs w:val="22"/>
          <w:lang w:val="en-US"/>
        </w:rPr>
      </w:pPr>
    </w:p>
    <w:p w14:paraId="168B31F6" w14:textId="77777777" w:rsidR="006C4B07" w:rsidRPr="00E5437E" w:rsidRDefault="006C4B07" w:rsidP="007C1E7B">
      <w:pPr>
        <w:jc w:val="both"/>
        <w:rPr>
          <w:rFonts w:cs="Arial"/>
          <w:szCs w:val="22"/>
          <w:lang w:val="en-US"/>
        </w:rPr>
      </w:pPr>
      <w:r w:rsidRPr="00E5437E">
        <w:rPr>
          <w:rFonts w:cs="Arial"/>
          <w:szCs w:val="22"/>
          <w:lang w:val="en-US"/>
        </w:rPr>
        <w:t xml:space="preserve">If a statutory holiday falls during an eligible employee's paid absence (such as vacation or sick leave), holiday pay will be provided instead of the paid time off benefit that would otherwise have applied. </w:t>
      </w:r>
    </w:p>
    <w:p w14:paraId="0D4F554F" w14:textId="77777777" w:rsidR="006C4B07" w:rsidRPr="00E5437E" w:rsidRDefault="006C4B07" w:rsidP="007C1E7B">
      <w:pPr>
        <w:jc w:val="both"/>
        <w:rPr>
          <w:rFonts w:cs="Arial"/>
          <w:szCs w:val="22"/>
          <w:lang w:val="en-US"/>
        </w:rPr>
      </w:pPr>
    </w:p>
    <w:p w14:paraId="3788724B" w14:textId="6182BF18" w:rsidR="006C4B07" w:rsidRPr="00E5437E" w:rsidRDefault="006C4B07" w:rsidP="00B73C75">
      <w:pPr>
        <w:jc w:val="both"/>
        <w:rPr>
          <w:rFonts w:cs="Arial"/>
          <w:szCs w:val="22"/>
          <w:lang w:val="en-US"/>
        </w:rPr>
      </w:pPr>
      <w:r w:rsidRPr="00E5437E">
        <w:rPr>
          <w:rFonts w:cs="Arial"/>
          <w:szCs w:val="22"/>
          <w:lang w:val="en-US"/>
        </w:rPr>
        <w:t xml:space="preserve">Paid time off for holidays will not be counted as </w:t>
      </w:r>
      <w:r w:rsidR="00763DB5">
        <w:rPr>
          <w:rFonts w:cs="Arial"/>
          <w:szCs w:val="22"/>
          <w:lang w:val="en-US"/>
        </w:rPr>
        <w:t>days</w:t>
      </w:r>
      <w:r w:rsidRPr="00E5437E">
        <w:rPr>
          <w:rFonts w:cs="Arial"/>
          <w:szCs w:val="22"/>
          <w:lang w:val="en-US"/>
        </w:rPr>
        <w:t xml:space="preserve"> worked for the purposes of determining overtime.</w:t>
      </w:r>
    </w:p>
    <w:p w14:paraId="089582BD" w14:textId="77777777" w:rsidR="0037425A" w:rsidRPr="00E5437E" w:rsidRDefault="0037425A" w:rsidP="00CF5742">
      <w:pPr>
        <w:rPr>
          <w:rFonts w:cs="Arial"/>
          <w:sz w:val="20"/>
          <w:szCs w:val="20"/>
          <w:lang w:val="en-US"/>
        </w:rPr>
      </w:pPr>
    </w:p>
    <w:p w14:paraId="6AC537D1" w14:textId="1A530226" w:rsidR="006C4B07" w:rsidRPr="00E5437E" w:rsidRDefault="006C4B07" w:rsidP="0046656E">
      <w:pPr>
        <w:pStyle w:val="Heading3"/>
        <w:rPr>
          <w:rFonts w:cs="Arial"/>
          <w:szCs w:val="20"/>
        </w:rPr>
      </w:pPr>
      <w:bookmarkStart w:id="166" w:name="_Toc517792608"/>
      <w:bookmarkStart w:id="167" w:name="_Toc517792687"/>
      <w:bookmarkStart w:id="168" w:name="_Toc517862944"/>
      <w:bookmarkStart w:id="169" w:name="_Toc517863248"/>
      <w:bookmarkStart w:id="170" w:name="_Toc517863586"/>
      <w:bookmarkStart w:id="171" w:name="_Toc33304696"/>
      <w:bookmarkStart w:id="172" w:name="_Toc33438545"/>
      <w:r w:rsidRPr="00E5437E">
        <w:t>4.</w:t>
      </w:r>
      <w:r w:rsidR="008F66FE">
        <w:t>4</w:t>
      </w:r>
      <w:r w:rsidRPr="00E5437E">
        <w:tab/>
        <w:t>W</w:t>
      </w:r>
      <w:r w:rsidR="00555024" w:rsidRPr="00E5437E">
        <w:t>orkers Insurance</w:t>
      </w:r>
      <w:bookmarkEnd w:id="166"/>
      <w:bookmarkEnd w:id="167"/>
      <w:bookmarkEnd w:id="168"/>
      <w:bookmarkEnd w:id="169"/>
      <w:bookmarkEnd w:id="170"/>
      <w:bookmarkEnd w:id="171"/>
      <w:bookmarkEnd w:id="172"/>
    </w:p>
    <w:p w14:paraId="18E7EDA6" w14:textId="34B5901B" w:rsidR="0008769B" w:rsidRDefault="00BC25EF" w:rsidP="00B73C75">
      <w:pPr>
        <w:jc w:val="both"/>
        <w:rPr>
          <w:rFonts w:cs="Arial"/>
          <w:szCs w:val="22"/>
          <w:lang w:val="en-US"/>
        </w:rPr>
      </w:pPr>
      <w:proofErr w:type="spellStart"/>
      <w:r>
        <w:rPr>
          <w:lang w:val="en-US"/>
        </w:rPr>
        <w:t>Newera</w:t>
      </w:r>
      <w:proofErr w:type="spellEnd"/>
      <w:r w:rsidR="006C4B07" w:rsidRPr="00E5437E">
        <w:rPr>
          <w:rFonts w:cs="Arial"/>
          <w:szCs w:val="22"/>
          <w:lang w:val="en-US"/>
        </w:rPr>
        <w:t xml:space="preserve"> provides </w:t>
      </w:r>
      <w:proofErr w:type="gramStart"/>
      <w:r w:rsidR="006C4B07" w:rsidRPr="00E5437E">
        <w:rPr>
          <w:rFonts w:cs="Arial"/>
          <w:szCs w:val="22"/>
          <w:lang w:val="en-US"/>
        </w:rPr>
        <w:t>insurance</w:t>
      </w:r>
      <w:proofErr w:type="gramEnd"/>
      <w:r w:rsidR="006C4B07" w:rsidRPr="00E5437E">
        <w:rPr>
          <w:rFonts w:cs="Arial"/>
          <w:szCs w:val="22"/>
          <w:lang w:val="en-US"/>
        </w:rPr>
        <w:t xml:space="preserve"> program at no cost to employees. This program covers any injury or illness sustained in the course of employment that requires medical, surgical, or hospital treatment. </w:t>
      </w:r>
    </w:p>
    <w:p w14:paraId="1F7A6ECB" w14:textId="77777777" w:rsidR="00776A71" w:rsidRPr="00E5437E" w:rsidRDefault="00776A71" w:rsidP="00B73C75">
      <w:pPr>
        <w:jc w:val="both"/>
        <w:rPr>
          <w:rFonts w:cs="Arial"/>
          <w:szCs w:val="22"/>
          <w:lang w:val="en-US"/>
        </w:rPr>
      </w:pPr>
    </w:p>
    <w:p w14:paraId="1494C835" w14:textId="2158F191" w:rsidR="006C4B07" w:rsidRPr="00E5437E" w:rsidRDefault="006C4B07" w:rsidP="0046656E">
      <w:pPr>
        <w:pStyle w:val="Heading3"/>
      </w:pPr>
      <w:bookmarkStart w:id="173" w:name="_Toc517792609"/>
      <w:bookmarkStart w:id="174" w:name="_Toc517792688"/>
      <w:bookmarkStart w:id="175" w:name="_Toc517862945"/>
      <w:bookmarkStart w:id="176" w:name="_Toc517863249"/>
      <w:bookmarkStart w:id="177" w:name="_Toc517863587"/>
      <w:bookmarkStart w:id="178" w:name="_Toc33304697"/>
      <w:bookmarkStart w:id="179" w:name="_Toc33438546"/>
      <w:r w:rsidRPr="00E5437E">
        <w:lastRenderedPageBreak/>
        <w:t>4.</w:t>
      </w:r>
      <w:r w:rsidR="008F66FE">
        <w:t>5</w:t>
      </w:r>
      <w:r w:rsidRPr="00E5437E">
        <w:tab/>
        <w:t>S</w:t>
      </w:r>
      <w:r w:rsidR="00555024" w:rsidRPr="00E5437E">
        <w:t>ick Leave Benefits</w:t>
      </w:r>
      <w:bookmarkEnd w:id="173"/>
      <w:bookmarkEnd w:id="174"/>
      <w:bookmarkEnd w:id="175"/>
      <w:bookmarkEnd w:id="176"/>
      <w:bookmarkEnd w:id="177"/>
      <w:bookmarkEnd w:id="178"/>
      <w:bookmarkEnd w:id="179"/>
    </w:p>
    <w:p w14:paraId="2AD156FF" w14:textId="514745EA" w:rsidR="006C4B07" w:rsidRPr="00E5437E" w:rsidRDefault="00BC25EF" w:rsidP="00B73C75">
      <w:pPr>
        <w:jc w:val="both"/>
        <w:rPr>
          <w:rFonts w:cs="Arial"/>
          <w:szCs w:val="22"/>
          <w:lang w:val="en-US"/>
        </w:rPr>
      </w:pPr>
      <w:proofErr w:type="spellStart"/>
      <w:r>
        <w:rPr>
          <w:lang w:val="en-US"/>
        </w:rPr>
        <w:t>Newera</w:t>
      </w:r>
      <w:proofErr w:type="spellEnd"/>
      <w:r w:rsidR="00D07145" w:rsidRPr="00E5437E">
        <w:rPr>
          <w:rFonts w:cs="Arial"/>
          <w:szCs w:val="22"/>
          <w:lang w:val="en-US"/>
        </w:rPr>
        <w:t xml:space="preserve"> </w:t>
      </w:r>
      <w:r w:rsidR="006C4B07" w:rsidRPr="00E5437E">
        <w:rPr>
          <w:rFonts w:cs="Arial"/>
          <w:szCs w:val="22"/>
          <w:lang w:val="en-US"/>
        </w:rPr>
        <w:t>provides paid sick leave benefits to all eligible employees for periods of temporary absence due to illnesses or injuries. Eligible employee classification(s):</w:t>
      </w:r>
    </w:p>
    <w:p w14:paraId="3C0341E3" w14:textId="77777777" w:rsidR="006C4B07" w:rsidRPr="00E5437E" w:rsidRDefault="006C4B07" w:rsidP="00B73C75">
      <w:pPr>
        <w:jc w:val="both"/>
        <w:rPr>
          <w:rFonts w:cs="Arial"/>
          <w:szCs w:val="22"/>
          <w:lang w:val="en-US"/>
        </w:rPr>
      </w:pPr>
    </w:p>
    <w:p w14:paraId="2E36EA1B" w14:textId="77777777" w:rsidR="00776A71" w:rsidRDefault="006C4B07" w:rsidP="00776A71">
      <w:pPr>
        <w:numPr>
          <w:ilvl w:val="0"/>
          <w:numId w:val="31"/>
        </w:numPr>
        <w:ind w:left="709"/>
        <w:jc w:val="both"/>
        <w:rPr>
          <w:rFonts w:cs="Arial"/>
          <w:szCs w:val="22"/>
          <w:lang w:val="en-US"/>
        </w:rPr>
      </w:pPr>
      <w:r w:rsidRPr="00E5437E">
        <w:rPr>
          <w:rFonts w:cs="Arial"/>
          <w:szCs w:val="22"/>
          <w:lang w:val="en-US"/>
        </w:rPr>
        <w:t>Regular full-time employees</w:t>
      </w:r>
    </w:p>
    <w:p w14:paraId="28EF13CB" w14:textId="77777777" w:rsidR="00776A71" w:rsidRDefault="00776A71" w:rsidP="00776A71">
      <w:pPr>
        <w:numPr>
          <w:ilvl w:val="0"/>
          <w:numId w:val="31"/>
        </w:numPr>
        <w:ind w:left="709"/>
        <w:jc w:val="both"/>
        <w:rPr>
          <w:rFonts w:cs="Arial"/>
          <w:szCs w:val="22"/>
          <w:lang w:val="en-US"/>
        </w:rPr>
      </w:pPr>
      <w:r>
        <w:rPr>
          <w:rFonts w:cs="Arial"/>
          <w:szCs w:val="22"/>
          <w:lang w:val="en-US"/>
        </w:rPr>
        <w:t>Regular part-time employees</w:t>
      </w:r>
    </w:p>
    <w:p w14:paraId="640385B8" w14:textId="084E6512" w:rsidR="006C4B07" w:rsidRPr="00776A71" w:rsidRDefault="00776A71" w:rsidP="00776A71">
      <w:pPr>
        <w:numPr>
          <w:ilvl w:val="0"/>
          <w:numId w:val="31"/>
        </w:numPr>
        <w:ind w:left="709"/>
        <w:jc w:val="both"/>
        <w:rPr>
          <w:rFonts w:cs="Arial"/>
          <w:szCs w:val="22"/>
          <w:lang w:val="en-US"/>
        </w:rPr>
      </w:pPr>
      <w:r>
        <w:rPr>
          <w:rFonts w:cs="Arial"/>
          <w:szCs w:val="22"/>
          <w:lang w:val="en-US"/>
        </w:rPr>
        <w:t xml:space="preserve">Internships trainees </w:t>
      </w:r>
      <w:r w:rsidR="006C4B07" w:rsidRPr="00776A71">
        <w:rPr>
          <w:rFonts w:cs="Arial"/>
          <w:szCs w:val="22"/>
          <w:lang w:val="en-US"/>
        </w:rPr>
        <w:t xml:space="preserve">  </w:t>
      </w:r>
    </w:p>
    <w:p w14:paraId="762DBF07" w14:textId="77777777" w:rsidR="006C4B07" w:rsidRPr="00E5437E" w:rsidRDefault="006C4B07" w:rsidP="00B73C75">
      <w:pPr>
        <w:jc w:val="both"/>
        <w:rPr>
          <w:rFonts w:cs="Arial"/>
          <w:szCs w:val="22"/>
          <w:lang w:val="en-US"/>
        </w:rPr>
      </w:pPr>
    </w:p>
    <w:p w14:paraId="714D3BAE" w14:textId="76477A8E" w:rsidR="0037425A" w:rsidRPr="00BE38D8" w:rsidRDefault="006C4B07" w:rsidP="00BE38D8">
      <w:pPr>
        <w:jc w:val="both"/>
        <w:rPr>
          <w:rFonts w:cs="Arial"/>
          <w:szCs w:val="22"/>
          <w:lang w:val="en-US"/>
        </w:rPr>
      </w:pPr>
      <w:r w:rsidRPr="00E5437E">
        <w:rPr>
          <w:rFonts w:cs="Arial"/>
          <w:szCs w:val="22"/>
          <w:lang w:val="en-US"/>
        </w:rPr>
        <w:t>Eligible employees will accrue on a pro-rated basis sick leave benefits at the rate of per year. Sick leave benefits are calculated based on a "calendar year," the 12-month period that begins when the employee starts to earn sick leave benefits.</w:t>
      </w:r>
    </w:p>
    <w:p w14:paraId="3AF776BA" w14:textId="3CE9BEFA" w:rsidR="006C4B07" w:rsidRPr="00E5437E" w:rsidRDefault="006C4B07" w:rsidP="0046656E">
      <w:pPr>
        <w:pStyle w:val="Heading3"/>
      </w:pPr>
      <w:bookmarkStart w:id="180" w:name="_Toc517792610"/>
      <w:bookmarkStart w:id="181" w:name="_Toc517792689"/>
      <w:bookmarkStart w:id="182" w:name="_Toc517862946"/>
      <w:bookmarkStart w:id="183" w:name="_Toc517863250"/>
      <w:bookmarkStart w:id="184" w:name="_Toc517863588"/>
      <w:bookmarkStart w:id="185" w:name="_Toc33304698"/>
      <w:bookmarkStart w:id="186" w:name="_Toc33438547"/>
      <w:r w:rsidRPr="00E5437E">
        <w:t>4.</w:t>
      </w:r>
      <w:r w:rsidR="008F66FE">
        <w:t>6</w:t>
      </w:r>
      <w:r w:rsidRPr="00E5437E">
        <w:tab/>
        <w:t>B</w:t>
      </w:r>
      <w:r w:rsidR="000B48C6" w:rsidRPr="00E5437E">
        <w:t xml:space="preserve">ereavement </w:t>
      </w:r>
      <w:r w:rsidRPr="00E5437E">
        <w:t>L</w:t>
      </w:r>
      <w:r w:rsidR="000B48C6" w:rsidRPr="00E5437E">
        <w:t>eave</w:t>
      </w:r>
      <w:bookmarkEnd w:id="180"/>
      <w:bookmarkEnd w:id="181"/>
      <w:bookmarkEnd w:id="182"/>
      <w:bookmarkEnd w:id="183"/>
      <w:bookmarkEnd w:id="184"/>
      <w:bookmarkEnd w:id="185"/>
      <w:bookmarkEnd w:id="186"/>
    </w:p>
    <w:p w14:paraId="4292826E" w14:textId="77777777" w:rsidR="006C4B07" w:rsidRPr="00E5437E" w:rsidRDefault="006C4B07" w:rsidP="00B73C75">
      <w:pPr>
        <w:autoSpaceDE w:val="0"/>
        <w:autoSpaceDN w:val="0"/>
        <w:adjustRightInd w:val="0"/>
        <w:jc w:val="both"/>
        <w:rPr>
          <w:rFonts w:cs="Arial"/>
          <w:szCs w:val="22"/>
          <w:lang w:val="en-US"/>
        </w:rPr>
      </w:pPr>
      <w:r w:rsidRPr="00E5437E">
        <w:rPr>
          <w:rFonts w:cs="Arial"/>
          <w:szCs w:val="22"/>
          <w:lang w:val="en-US"/>
        </w:rPr>
        <w:t xml:space="preserve">Employees who require taking time off due to the death of an immediate family member should notify their supervisor immediately. </w:t>
      </w:r>
    </w:p>
    <w:p w14:paraId="09A28D08" w14:textId="77777777" w:rsidR="006C4B07" w:rsidRPr="00E5437E" w:rsidRDefault="006C4B07" w:rsidP="00B73C75">
      <w:pPr>
        <w:jc w:val="both"/>
        <w:rPr>
          <w:rFonts w:cs="Arial"/>
          <w:szCs w:val="22"/>
          <w:lang w:val="en-US"/>
        </w:rPr>
      </w:pPr>
    </w:p>
    <w:p w14:paraId="3C0921EE" w14:textId="03039C53" w:rsidR="006C4B07" w:rsidRPr="00E5437E" w:rsidRDefault="006C4B07" w:rsidP="00B73C75">
      <w:pPr>
        <w:jc w:val="both"/>
        <w:rPr>
          <w:rFonts w:cs="Arial"/>
          <w:szCs w:val="22"/>
          <w:lang w:val="en-US"/>
        </w:rPr>
      </w:pPr>
      <w:r w:rsidRPr="00E5437E">
        <w:rPr>
          <w:rFonts w:cs="Arial"/>
          <w:szCs w:val="22"/>
          <w:lang w:val="en-US"/>
        </w:rPr>
        <w:t xml:space="preserve">Paid bereavement leave will be provided to employees having worked </w:t>
      </w:r>
      <w:r w:rsidR="00563FEC">
        <w:rPr>
          <w:rFonts w:cs="Arial"/>
          <w:szCs w:val="22"/>
          <w:lang w:val="en-US"/>
        </w:rPr>
        <w:t>60</w:t>
      </w:r>
      <w:r w:rsidRPr="00E5437E">
        <w:rPr>
          <w:rFonts w:cs="Arial"/>
          <w:szCs w:val="22"/>
          <w:lang w:val="en-US"/>
        </w:rPr>
        <w:t xml:space="preserve"> calendar days for </w:t>
      </w:r>
      <w:proofErr w:type="spellStart"/>
      <w:r w:rsidR="00BC25EF">
        <w:rPr>
          <w:lang w:val="en-US"/>
        </w:rPr>
        <w:t>Newera</w:t>
      </w:r>
      <w:proofErr w:type="spellEnd"/>
      <w:r w:rsidRPr="00E5437E">
        <w:rPr>
          <w:rFonts w:cs="Arial"/>
          <w:szCs w:val="22"/>
          <w:lang w:val="en-US"/>
        </w:rPr>
        <w:t>:</w:t>
      </w:r>
    </w:p>
    <w:p w14:paraId="45677FE0" w14:textId="77777777" w:rsidR="006C4B07" w:rsidRPr="00E5437E" w:rsidRDefault="006C4B07" w:rsidP="00B73C75">
      <w:pPr>
        <w:jc w:val="both"/>
        <w:rPr>
          <w:rFonts w:cs="Arial"/>
          <w:szCs w:val="22"/>
          <w:lang w:val="en-US"/>
        </w:rPr>
      </w:pPr>
    </w:p>
    <w:p w14:paraId="2EA19B1A" w14:textId="77777777" w:rsidR="006C4B07" w:rsidRPr="00E5437E" w:rsidRDefault="006C4B07" w:rsidP="00B73C75">
      <w:pPr>
        <w:numPr>
          <w:ilvl w:val="0"/>
          <w:numId w:val="27"/>
        </w:numPr>
        <w:jc w:val="both"/>
        <w:rPr>
          <w:rFonts w:cs="Arial"/>
          <w:szCs w:val="22"/>
          <w:lang w:val="en-US"/>
        </w:rPr>
      </w:pPr>
      <w:r w:rsidRPr="00E5437E">
        <w:rPr>
          <w:rFonts w:cs="Arial"/>
          <w:szCs w:val="22"/>
          <w:lang w:val="en-US"/>
        </w:rPr>
        <w:t>Five (5) working days in the case of the death of an employee's spouse, child or the employee's spouse's child.</w:t>
      </w:r>
    </w:p>
    <w:p w14:paraId="54B7A01D" w14:textId="77777777" w:rsidR="00563FEC" w:rsidRDefault="00563FEC" w:rsidP="00563FEC">
      <w:pPr>
        <w:pStyle w:val="ListParagraph"/>
        <w:ind w:left="0"/>
        <w:rPr>
          <w:rFonts w:cs="Arial"/>
          <w:szCs w:val="22"/>
          <w:lang w:val="en-US"/>
        </w:rPr>
      </w:pPr>
    </w:p>
    <w:p w14:paraId="675F7926" w14:textId="069CB40F" w:rsidR="00563FEC" w:rsidRDefault="00563FEC" w:rsidP="00B73C75">
      <w:pPr>
        <w:numPr>
          <w:ilvl w:val="0"/>
          <w:numId w:val="27"/>
        </w:numPr>
        <w:jc w:val="both"/>
        <w:rPr>
          <w:rFonts w:cs="Arial"/>
          <w:szCs w:val="22"/>
          <w:lang w:val="en-US"/>
        </w:rPr>
      </w:pPr>
      <w:r w:rsidRPr="00563FEC">
        <w:rPr>
          <w:rFonts w:cs="Arial"/>
          <w:szCs w:val="22"/>
          <w:lang w:val="en-US"/>
        </w:rPr>
        <w:t xml:space="preserve">Husband's Death Leave (EDDAH) </w:t>
      </w:r>
      <w:r>
        <w:rPr>
          <w:rFonts w:cs="Arial"/>
          <w:szCs w:val="22"/>
          <w:lang w:val="en-US"/>
        </w:rPr>
        <w:t>–</w:t>
      </w:r>
      <w:r w:rsidRPr="00563FEC">
        <w:rPr>
          <w:rFonts w:cs="Arial"/>
          <w:szCs w:val="22"/>
          <w:lang w:val="en-US"/>
        </w:rPr>
        <w:t xml:space="preserve"> </w:t>
      </w:r>
      <w:r w:rsidRPr="00D94C8F">
        <w:rPr>
          <w:rFonts w:cs="Arial"/>
          <w:szCs w:val="22"/>
          <w:lang w:val="en-US"/>
        </w:rPr>
        <w:t>Muslims (</w:t>
      </w:r>
      <w:r w:rsidR="00102428">
        <w:rPr>
          <w:rFonts w:cs="Arial"/>
          <w:szCs w:val="22"/>
          <w:lang w:val="en-US"/>
        </w:rPr>
        <w:t>132</w:t>
      </w:r>
      <w:r w:rsidRPr="00D94C8F">
        <w:rPr>
          <w:rFonts w:cs="Arial"/>
          <w:szCs w:val="22"/>
          <w:lang w:val="en-US"/>
        </w:rPr>
        <w:t xml:space="preserve"> days)</w:t>
      </w:r>
      <w:r>
        <w:rPr>
          <w:rFonts w:cs="Arial"/>
          <w:szCs w:val="22"/>
          <w:lang w:val="en-US"/>
        </w:rPr>
        <w:t xml:space="preserve"> and </w:t>
      </w:r>
      <w:r w:rsidRPr="00563FEC">
        <w:rPr>
          <w:rFonts w:cs="Arial"/>
          <w:szCs w:val="22"/>
          <w:lang w:val="en-US"/>
        </w:rPr>
        <w:t>Husband's Death Leave (EDDAH) - Non-Muslims</w:t>
      </w:r>
      <w:r>
        <w:rPr>
          <w:rFonts w:cs="Arial"/>
          <w:szCs w:val="22"/>
          <w:lang w:val="en-US"/>
        </w:rPr>
        <w:t xml:space="preserve"> (15 days)</w:t>
      </w:r>
      <w:r w:rsidR="00102428">
        <w:rPr>
          <w:rFonts w:cs="Arial"/>
          <w:szCs w:val="22"/>
          <w:lang w:val="en-US"/>
        </w:rPr>
        <w:t xml:space="preserve"> </w:t>
      </w:r>
    </w:p>
    <w:p w14:paraId="034461EC" w14:textId="77777777" w:rsidR="00102428" w:rsidRDefault="00102428" w:rsidP="00102428">
      <w:pPr>
        <w:pStyle w:val="ListParagraph"/>
        <w:rPr>
          <w:rFonts w:cs="Arial"/>
          <w:szCs w:val="22"/>
          <w:lang w:val="en-US"/>
        </w:rPr>
      </w:pPr>
    </w:p>
    <w:p w14:paraId="53D3E6A6" w14:textId="53209643" w:rsidR="00102428" w:rsidRPr="00E5437E" w:rsidRDefault="00102428" w:rsidP="00102428">
      <w:pPr>
        <w:jc w:val="both"/>
        <w:rPr>
          <w:rFonts w:cs="Arial"/>
          <w:szCs w:val="22"/>
          <w:lang w:val="en-US"/>
        </w:rPr>
      </w:pPr>
      <w:r>
        <w:rPr>
          <w:rFonts w:cs="Arial"/>
          <w:szCs w:val="22"/>
        </w:rPr>
        <w:t>(</w:t>
      </w:r>
      <w:r w:rsidRPr="00102428">
        <w:rPr>
          <w:rFonts w:cs="Arial"/>
          <w:szCs w:val="22"/>
        </w:rPr>
        <w:t>Article 160 according to the Labor Law</w:t>
      </w:r>
      <w:r>
        <w:rPr>
          <w:rFonts w:cs="Arial"/>
          <w:szCs w:val="22"/>
          <w:lang w:val="en-US"/>
        </w:rPr>
        <w:t>)</w:t>
      </w:r>
    </w:p>
    <w:p w14:paraId="7273F5E7" w14:textId="77777777" w:rsidR="006C4B07" w:rsidRPr="00E5437E" w:rsidRDefault="006C4B07" w:rsidP="00B73C75">
      <w:pPr>
        <w:jc w:val="both"/>
        <w:rPr>
          <w:rFonts w:cs="Arial"/>
          <w:szCs w:val="22"/>
          <w:lang w:val="en-US"/>
        </w:rPr>
      </w:pPr>
    </w:p>
    <w:p w14:paraId="65AD960D" w14:textId="03988503" w:rsidR="006C4B07" w:rsidRPr="00E5437E" w:rsidRDefault="006C4B07" w:rsidP="00B73C75">
      <w:pPr>
        <w:jc w:val="both"/>
        <w:rPr>
          <w:rFonts w:cs="Arial"/>
          <w:szCs w:val="22"/>
          <w:lang w:val="en-US"/>
        </w:rPr>
      </w:pPr>
      <w:r w:rsidRPr="00E5437E">
        <w:rPr>
          <w:rFonts w:cs="Arial"/>
          <w:szCs w:val="22"/>
          <w:lang w:val="en-US"/>
        </w:rPr>
        <w:t xml:space="preserve">Bereavement pay is calculated based on the base pay rate at the time of absence and will not include any special forms of compensation, such as incentives, commissions, bonuses, or shift differentials. </w:t>
      </w:r>
    </w:p>
    <w:p w14:paraId="4F6269BB" w14:textId="77777777" w:rsidR="006C4B07" w:rsidRPr="00E5437E" w:rsidRDefault="006C4B07" w:rsidP="00B73C75">
      <w:pPr>
        <w:jc w:val="both"/>
        <w:rPr>
          <w:rFonts w:cs="Arial"/>
          <w:szCs w:val="22"/>
          <w:lang w:val="en-US"/>
        </w:rPr>
      </w:pPr>
    </w:p>
    <w:p w14:paraId="0D7F1230" w14:textId="77777777" w:rsidR="006C4B07" w:rsidRPr="00E5437E" w:rsidRDefault="006C4B07" w:rsidP="00B73C75">
      <w:pPr>
        <w:jc w:val="both"/>
        <w:rPr>
          <w:rFonts w:cs="Arial"/>
          <w:szCs w:val="22"/>
          <w:lang w:val="en-US"/>
        </w:rPr>
      </w:pPr>
      <w:r w:rsidRPr="00E5437E">
        <w:rPr>
          <w:rFonts w:cs="Arial"/>
          <w:szCs w:val="22"/>
          <w:lang w:val="en-US"/>
        </w:rPr>
        <w:lastRenderedPageBreak/>
        <w:t xml:space="preserve">Bereavement leave will normally be granted unless there are unusual business needs or staffing requirements. Employees may, with their supervisors' approval, use any available paid leave for additional time off as necessary. </w:t>
      </w:r>
    </w:p>
    <w:p w14:paraId="5EE97A73" w14:textId="77777777" w:rsidR="006C4B07" w:rsidRPr="00E5437E" w:rsidRDefault="006C4B07" w:rsidP="00CF5742">
      <w:pPr>
        <w:rPr>
          <w:rFonts w:cs="Arial"/>
          <w:sz w:val="20"/>
          <w:szCs w:val="20"/>
          <w:lang w:val="en-US"/>
        </w:rPr>
      </w:pPr>
    </w:p>
    <w:p w14:paraId="3104ECA7" w14:textId="77777777" w:rsidR="006C4B07" w:rsidRPr="00E5437E" w:rsidRDefault="006C4B07" w:rsidP="00B73C75">
      <w:pPr>
        <w:jc w:val="both"/>
        <w:rPr>
          <w:rFonts w:cs="Arial"/>
          <w:szCs w:val="22"/>
          <w:lang w:val="en-US"/>
        </w:rPr>
      </w:pPr>
    </w:p>
    <w:p w14:paraId="6D89FE24" w14:textId="77777777" w:rsidR="0037425A" w:rsidRPr="00E5437E" w:rsidRDefault="0037425A" w:rsidP="00CF5742">
      <w:pPr>
        <w:rPr>
          <w:rFonts w:cs="Arial"/>
          <w:sz w:val="20"/>
          <w:szCs w:val="20"/>
          <w:lang w:val="en-US"/>
        </w:rPr>
      </w:pPr>
    </w:p>
    <w:p w14:paraId="61E7A968" w14:textId="184503A9" w:rsidR="006C4B07" w:rsidRPr="00E5437E" w:rsidRDefault="006C4B07" w:rsidP="0046656E">
      <w:pPr>
        <w:pStyle w:val="Heading3"/>
      </w:pPr>
      <w:bookmarkStart w:id="187" w:name="_Toc517792613"/>
      <w:bookmarkStart w:id="188" w:name="_Toc517792692"/>
      <w:bookmarkStart w:id="189" w:name="_Toc517862949"/>
      <w:bookmarkStart w:id="190" w:name="_Toc517863253"/>
      <w:bookmarkStart w:id="191" w:name="_Toc517863591"/>
      <w:bookmarkStart w:id="192" w:name="_Toc33304701"/>
      <w:bookmarkStart w:id="193" w:name="_Toc33438550"/>
      <w:r w:rsidRPr="00E5437E">
        <w:t>4.</w:t>
      </w:r>
      <w:r w:rsidR="008F66FE">
        <w:t>7</w:t>
      </w:r>
      <w:r w:rsidRPr="00E5437E">
        <w:tab/>
        <w:t>H</w:t>
      </w:r>
      <w:r w:rsidR="000B48C6" w:rsidRPr="00E5437E">
        <w:t xml:space="preserve">ealth </w:t>
      </w:r>
      <w:r w:rsidRPr="00E5437E">
        <w:t>I</w:t>
      </w:r>
      <w:r w:rsidR="000B48C6" w:rsidRPr="00E5437E">
        <w:t>nsurance</w:t>
      </w:r>
      <w:bookmarkEnd w:id="187"/>
      <w:bookmarkEnd w:id="188"/>
      <w:bookmarkEnd w:id="189"/>
      <w:bookmarkEnd w:id="190"/>
      <w:bookmarkEnd w:id="191"/>
      <w:bookmarkEnd w:id="192"/>
      <w:bookmarkEnd w:id="193"/>
    </w:p>
    <w:p w14:paraId="0F5ADE37" w14:textId="0BD30C10" w:rsidR="006C4B07" w:rsidRPr="00E5437E" w:rsidRDefault="00BC25EF" w:rsidP="00B73C75">
      <w:pPr>
        <w:jc w:val="both"/>
        <w:rPr>
          <w:rFonts w:cs="Arial"/>
          <w:szCs w:val="22"/>
          <w:lang w:val="en-US"/>
        </w:rPr>
      </w:pPr>
      <w:proofErr w:type="spellStart"/>
      <w:r>
        <w:rPr>
          <w:lang w:val="en-US"/>
        </w:rPr>
        <w:t>Newera</w:t>
      </w:r>
      <w:proofErr w:type="spellEnd"/>
      <w:r w:rsidRPr="00E5437E">
        <w:rPr>
          <w:rFonts w:cs="Arial"/>
          <w:szCs w:val="22"/>
          <w:lang w:val="en-US"/>
        </w:rPr>
        <w:t xml:space="preserve"> </w:t>
      </w:r>
      <w:r w:rsidR="006C4B07" w:rsidRPr="00E5437E">
        <w:rPr>
          <w:rFonts w:cs="Arial"/>
          <w:szCs w:val="22"/>
          <w:lang w:val="en-US"/>
        </w:rPr>
        <w:t>health insurance plan provides employees and their dependents access to medical insurance benefits. Employees in the following employment classifications are eligible to participate in the health insurance plan:</w:t>
      </w:r>
    </w:p>
    <w:p w14:paraId="2C0B98E2" w14:textId="77777777" w:rsidR="006C4B07" w:rsidRPr="00E5437E" w:rsidRDefault="006C4B07" w:rsidP="00B73C75">
      <w:pPr>
        <w:jc w:val="both"/>
        <w:rPr>
          <w:rFonts w:cs="Arial"/>
          <w:szCs w:val="22"/>
          <w:lang w:val="en-US"/>
        </w:rPr>
      </w:pPr>
    </w:p>
    <w:p w14:paraId="53F4D2B8" w14:textId="77777777" w:rsidR="006C4B07" w:rsidRPr="00E5437E" w:rsidRDefault="006C4B07" w:rsidP="005D45EC">
      <w:pPr>
        <w:numPr>
          <w:ilvl w:val="0"/>
          <w:numId w:val="30"/>
        </w:numPr>
        <w:jc w:val="both"/>
        <w:rPr>
          <w:rFonts w:cs="Arial"/>
          <w:szCs w:val="22"/>
          <w:lang w:val="en-US"/>
        </w:rPr>
      </w:pPr>
      <w:r w:rsidRPr="00E5437E">
        <w:rPr>
          <w:rFonts w:cs="Arial"/>
          <w:szCs w:val="22"/>
          <w:lang w:val="en-US"/>
        </w:rPr>
        <w:t>Regular full-time employees</w:t>
      </w:r>
    </w:p>
    <w:p w14:paraId="7244B4A8" w14:textId="77777777" w:rsidR="006C4B07" w:rsidRPr="00E5437E" w:rsidRDefault="006C4B07" w:rsidP="00B73C75">
      <w:pPr>
        <w:jc w:val="both"/>
        <w:rPr>
          <w:rFonts w:cs="Arial"/>
          <w:szCs w:val="22"/>
          <w:lang w:val="en-US"/>
        </w:rPr>
      </w:pPr>
    </w:p>
    <w:p w14:paraId="50D38CBD" w14:textId="3B6437D6" w:rsidR="006C4B07" w:rsidRPr="00E5437E" w:rsidRDefault="006C4B07" w:rsidP="00B73C75">
      <w:pPr>
        <w:jc w:val="both"/>
        <w:rPr>
          <w:rFonts w:cs="Arial"/>
          <w:szCs w:val="22"/>
          <w:lang w:val="en-US"/>
        </w:rPr>
      </w:pPr>
      <w:r w:rsidRPr="00E5437E">
        <w:rPr>
          <w:rFonts w:cs="Arial"/>
          <w:szCs w:val="22"/>
          <w:lang w:val="en-US"/>
        </w:rPr>
        <w:t xml:space="preserve">Eligible employees may participate in the health insurance plan subject to all terms and conditions of the agreement between </w:t>
      </w:r>
      <w:proofErr w:type="spellStart"/>
      <w:r w:rsidR="00BC25EF">
        <w:rPr>
          <w:lang w:val="en-US"/>
        </w:rPr>
        <w:t>Newera</w:t>
      </w:r>
      <w:proofErr w:type="spellEnd"/>
      <w:r w:rsidR="00D07145" w:rsidRPr="00E5437E">
        <w:rPr>
          <w:rFonts w:cs="Arial"/>
          <w:szCs w:val="22"/>
          <w:lang w:val="en-US"/>
        </w:rPr>
        <w:t xml:space="preserve"> </w:t>
      </w:r>
      <w:r w:rsidRPr="00E5437E">
        <w:rPr>
          <w:rFonts w:cs="Arial"/>
          <w:szCs w:val="22"/>
          <w:lang w:val="en-US"/>
        </w:rPr>
        <w:t>and the insurance carrier.</w:t>
      </w:r>
    </w:p>
    <w:p w14:paraId="5ECB044D" w14:textId="77777777" w:rsidR="006C4B07" w:rsidRPr="00E5437E" w:rsidRDefault="006C4B07" w:rsidP="00B73C75">
      <w:pPr>
        <w:jc w:val="both"/>
        <w:rPr>
          <w:rFonts w:cs="Arial"/>
          <w:szCs w:val="22"/>
          <w:lang w:val="en-US"/>
        </w:rPr>
      </w:pPr>
    </w:p>
    <w:p w14:paraId="0ED95BE1" w14:textId="4701D933" w:rsidR="00412562" w:rsidRPr="00412562" w:rsidRDefault="006C4B07" w:rsidP="00412562">
      <w:pPr>
        <w:jc w:val="both"/>
        <w:rPr>
          <w:rFonts w:cs="Arial"/>
          <w:szCs w:val="22"/>
          <w:lang w:val="en-US"/>
        </w:rPr>
      </w:pPr>
      <w:r w:rsidRPr="00E5437E">
        <w:rPr>
          <w:rFonts w:cs="Arial"/>
          <w:szCs w:val="22"/>
          <w:lang w:val="en-US"/>
        </w:rPr>
        <w:t xml:space="preserve">Contact the </w:t>
      </w:r>
      <w:r w:rsidR="00412562">
        <w:rPr>
          <w:rFonts w:cs="Arial"/>
          <w:szCs w:val="22"/>
          <w:lang w:val="en-US"/>
        </w:rPr>
        <w:t>HR Manager or Operations Manager</w:t>
      </w:r>
      <w:r w:rsidRPr="00E5437E">
        <w:rPr>
          <w:rFonts w:cs="Arial"/>
          <w:szCs w:val="22"/>
          <w:lang w:val="en-US"/>
        </w:rPr>
        <w:t xml:space="preserve"> for more information about health insurance benefits</w:t>
      </w:r>
      <w:r w:rsidR="00412562">
        <w:rPr>
          <w:rFonts w:cs="Arial"/>
          <w:szCs w:val="22"/>
          <w:lang w:val="en-US"/>
        </w:rPr>
        <w:t>.</w:t>
      </w:r>
    </w:p>
    <w:p w14:paraId="2B185DA3" w14:textId="77777777" w:rsidR="00412562" w:rsidRDefault="00412562" w:rsidP="00412562">
      <w:pPr>
        <w:rPr>
          <w:lang w:val="en-US"/>
        </w:rPr>
      </w:pPr>
    </w:p>
    <w:p w14:paraId="11271E85" w14:textId="77777777" w:rsidR="00412562" w:rsidRDefault="00412562" w:rsidP="00412562">
      <w:pPr>
        <w:rPr>
          <w:lang w:val="en-US"/>
        </w:rPr>
      </w:pPr>
    </w:p>
    <w:p w14:paraId="71C92E16" w14:textId="24F7B8D0" w:rsidR="00412562" w:rsidRPr="00412562" w:rsidRDefault="00412562" w:rsidP="00412562">
      <w:pPr>
        <w:rPr>
          <w:lang w:val="en-US"/>
        </w:rPr>
        <w:sectPr w:rsidR="00412562" w:rsidRPr="00412562" w:rsidSect="004F0DDD">
          <w:headerReference w:type="default" r:id="rId18"/>
          <w:headerReference w:type="first" r:id="rId19"/>
          <w:pgSz w:w="12240" w:h="15840" w:code="1"/>
          <w:pgMar w:top="1440" w:right="1440" w:bottom="1440" w:left="1440" w:header="680" w:footer="544" w:gutter="567"/>
          <w:cols w:space="708"/>
          <w:docGrid w:linePitch="360"/>
        </w:sectPr>
      </w:pPr>
    </w:p>
    <w:p w14:paraId="31D88C65" w14:textId="3EFC5B23" w:rsidR="006C4B07" w:rsidRPr="008A2347" w:rsidRDefault="006C4B07" w:rsidP="008A2347">
      <w:pPr>
        <w:pStyle w:val="Heading2"/>
      </w:pPr>
      <w:bookmarkStart w:id="194" w:name="_Toc517792617"/>
      <w:bookmarkStart w:id="195" w:name="_Toc517792696"/>
      <w:bookmarkStart w:id="196" w:name="_Toc517862953"/>
      <w:bookmarkStart w:id="197" w:name="_Toc517863257"/>
      <w:bookmarkStart w:id="198" w:name="_Toc517863595"/>
      <w:bookmarkStart w:id="199" w:name="_Toc33304705"/>
      <w:bookmarkStart w:id="200" w:name="_Toc33438554"/>
      <w:r w:rsidRPr="00E5437E">
        <w:lastRenderedPageBreak/>
        <w:t>5.</w:t>
      </w:r>
      <w:r w:rsidRPr="00E5437E">
        <w:tab/>
        <w:t>T</w:t>
      </w:r>
      <w:r w:rsidR="006C23D2" w:rsidRPr="00E5437E">
        <w:t>imekeeping / Payroll</w:t>
      </w:r>
      <w:bookmarkEnd w:id="194"/>
      <w:bookmarkEnd w:id="195"/>
      <w:bookmarkEnd w:id="196"/>
      <w:bookmarkEnd w:id="197"/>
      <w:bookmarkEnd w:id="198"/>
      <w:bookmarkEnd w:id="199"/>
      <w:bookmarkEnd w:id="200"/>
    </w:p>
    <w:p w14:paraId="5B8EC5F2" w14:textId="52FECEDD" w:rsidR="006C4B07" w:rsidRPr="00E5437E" w:rsidRDefault="006C4B07" w:rsidP="0046656E">
      <w:pPr>
        <w:pStyle w:val="Heading3"/>
      </w:pPr>
      <w:bookmarkStart w:id="201" w:name="_Toc517792620"/>
      <w:bookmarkStart w:id="202" w:name="_Toc517792699"/>
      <w:bookmarkStart w:id="203" w:name="_Toc517862956"/>
      <w:bookmarkStart w:id="204" w:name="_Toc517863260"/>
      <w:bookmarkStart w:id="205" w:name="_Toc517863598"/>
      <w:bookmarkStart w:id="206" w:name="_Toc33304708"/>
      <w:bookmarkStart w:id="207" w:name="_Toc33438557"/>
      <w:r w:rsidRPr="00E5437E">
        <w:t>5.</w:t>
      </w:r>
      <w:r w:rsidR="00917608">
        <w:rPr>
          <w:lang w:val="en-GB"/>
        </w:rPr>
        <w:t xml:space="preserve">1 </w:t>
      </w:r>
      <w:r w:rsidRPr="00E5437E">
        <w:t>E</w:t>
      </w:r>
      <w:r w:rsidR="006C23D2" w:rsidRPr="00E5437E">
        <w:t>mployment Termination</w:t>
      </w:r>
      <w:bookmarkEnd w:id="201"/>
      <w:bookmarkEnd w:id="202"/>
      <w:bookmarkEnd w:id="203"/>
      <w:bookmarkEnd w:id="204"/>
      <w:bookmarkEnd w:id="205"/>
      <w:bookmarkEnd w:id="206"/>
      <w:bookmarkEnd w:id="207"/>
    </w:p>
    <w:p w14:paraId="0F4CCB27" w14:textId="77777777" w:rsidR="00F96D6C" w:rsidRPr="00E5437E" w:rsidRDefault="006C4B07" w:rsidP="00F96D6C">
      <w:pPr>
        <w:jc w:val="both"/>
        <w:rPr>
          <w:rFonts w:cs="Arial"/>
          <w:szCs w:val="22"/>
          <w:lang w:val="en-US"/>
        </w:rPr>
      </w:pPr>
      <w:r w:rsidRPr="00E5437E">
        <w:rPr>
          <w:rFonts w:cs="Arial"/>
          <w:szCs w:val="22"/>
          <w:lang w:val="en-US"/>
        </w:rPr>
        <w:t xml:space="preserve">Termination of employment is an inevitable part of personnel activity within any organization, and many of the reasons for termination are routine. Below are examples of some of the most common circumstances under which employment is terminated: </w:t>
      </w:r>
    </w:p>
    <w:p w14:paraId="101A62C6" w14:textId="77777777" w:rsidR="00F96D6C" w:rsidRPr="00E5437E" w:rsidRDefault="00F96D6C" w:rsidP="006F3B5C">
      <w:pPr>
        <w:jc w:val="both"/>
        <w:rPr>
          <w:rFonts w:cs="Arial"/>
          <w:szCs w:val="22"/>
          <w:lang w:val="en-US"/>
        </w:rPr>
      </w:pPr>
    </w:p>
    <w:p w14:paraId="5F4C03F8" w14:textId="46B0DAF3" w:rsidR="00D92775" w:rsidRPr="00E5437E" w:rsidRDefault="00917608" w:rsidP="006F3B5C">
      <w:pPr>
        <w:jc w:val="both"/>
        <w:rPr>
          <w:rFonts w:cs="Arial"/>
          <w:szCs w:val="22"/>
          <w:lang w:val="en-US"/>
        </w:rPr>
      </w:pPr>
      <w:r>
        <w:rPr>
          <w:noProof/>
          <w:lang w:val="en-US"/>
        </w:rPr>
        <mc:AlternateContent>
          <mc:Choice Requires="wps">
            <w:drawing>
              <wp:anchor distT="0" distB="0" distL="114300" distR="114300" simplePos="0" relativeHeight="251658241" behindDoc="0" locked="0" layoutInCell="1" allowOverlap="1" wp14:anchorId="6B0DCCD9" wp14:editId="4E0ED3F1">
                <wp:simplePos x="0" y="0"/>
                <wp:positionH relativeFrom="margin">
                  <wp:posOffset>11430</wp:posOffset>
                </wp:positionH>
                <wp:positionV relativeFrom="paragraph">
                  <wp:posOffset>1509395</wp:posOffset>
                </wp:positionV>
                <wp:extent cx="5575935" cy="2217420"/>
                <wp:effectExtent l="0" t="0" r="5715" b="0"/>
                <wp:wrapSquare wrapText="bothSides"/>
                <wp:docPr id="2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935" cy="2217420"/>
                        </a:xfrm>
                        <a:prstGeom prst="rect">
                          <a:avLst/>
                        </a:prstGeom>
                        <a:solidFill>
                          <a:srgbClr val="F2F2F2"/>
                        </a:solidFill>
                        <a:ln w="6350">
                          <a:solidFill>
                            <a:srgbClr val="D9D9D9"/>
                          </a:solidFill>
                          <a:miter lim="800000"/>
                          <a:headEnd/>
                          <a:tailEnd/>
                        </a:ln>
                      </wps:spPr>
                      <wps:txbx>
                        <w:txbxContent>
                          <w:p w14:paraId="46D912A6" w14:textId="77777777" w:rsidR="004E0B17" w:rsidRPr="006F3B5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 xml:space="preserve">Resignation - voluntary employment termination initiated by an employee. </w:t>
                            </w:r>
                          </w:p>
                          <w:p w14:paraId="10AD4964" w14:textId="77777777" w:rsidR="004E0B17" w:rsidRPr="006F3B5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 xml:space="preserve">Discharge - involuntary employment termination initiated by the organization. </w:t>
                            </w:r>
                          </w:p>
                          <w:p w14:paraId="62E5480F" w14:textId="77777777" w:rsidR="004E0B17" w:rsidRPr="006F3B5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rPr>
                              <w:t xml:space="preserve">Layoff - involuntary employment termination initiated by the organization for non-disciplinary reasons. </w:t>
                            </w:r>
                          </w:p>
                          <w:p w14:paraId="110A5346" w14:textId="77777777" w:rsidR="004E0B17" w:rsidRPr="00F96D6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rPr>
                              <w:t>Retirement - voluntary employment termination initiated by the employee meeting age, length of service, and any other criteria for retirement from the organization.</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6B0DCCD9" id="_x0000_s1030" type="#_x0000_t202" style="position:absolute;left:0;text-align:left;margin-left:.9pt;margin-top:118.85pt;width:439.05pt;height:174.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mVuGwIAADUEAAAOAAAAZHJzL2Uyb0RvYy54bWysU9uO2yAQfa/Uf0C8N06ym82uFWe1TZqq&#10;0vYibfsBGOMYFTN0ILHTr++Ak2y0bV+qGgkxBg4z55xZ3PetYXuFXoMt+GQ05kxZCZW224J/+7p5&#10;c8uZD8JWwoBVBT8oz++Xr18tOperKTRgKoWMQKzPO1fwJgSXZ5mXjWqFH4FTljZrwFYECnGbVSg6&#10;Qm9NNh2Pb7IOsHIIUnlPf9fDJl8m/LpWMnyua68CMwWn3EKaMc1lnLPlQuRbFK7R8piG+IcsWqEt&#10;PXqGWosg2A71b1Ctlgge6jCS0GZQ11qqVANVMxm/qOapEU6lWogc7840+f8HKz/tn9wXZKF/Cz0J&#10;mIrw7hHkd88srBpht+oBEbpGiYoenkTKss75/Hg1Uu1zH0HK7iNUJLLYBUhAfY1tZIXqZIROAhzO&#10;pKs+MEk/Z7P57O5qxpmkvel0Mr+eJlkykZ+uO/ThvYKWxUXBkVRN8GL/6ENMR+SnI/E1D0ZXG21M&#10;CnBbrgyyvSAHbKZxpApeHDOWdQW/uZqNBwb+CrG+i+NPEK0OZGWj24LfjuM3mCvy9s5WyWhBaDOs&#10;KWVjj0RG7gYWQ1/2TFcFv453I68lVAdiFmFwLnUaLRrAn5x15NqC+x87gYoz88GSOnPqiWjzywAv&#10;g/IyEFYSVMFlQM6GYBWG5tg51NuG3jo54oE03ejE9nNexwLIm0mEYx9F81/G6dRzty9/AQAA//8D&#10;AFBLAwQUAAYACAAAACEAcC48z98AAAAJAQAADwAAAGRycy9kb3ducmV2LnhtbEyPzU7DMBCE70i8&#10;g7VIXBB1aNXmhzgVQuJQAYpI+wBuvE0i4nUUu2n69iwnOI5mNPNNvp1tLyYcfedIwdMiAoFUO9NR&#10;o+Cwf3tMQPigyejeESq4oodtcXuT68y4C33hVIVGcAn5TCtoQxgyKX3dotV+4QYk9k5utDqwHBtp&#10;Rn3hctvLZRRtpNUd8UKrB3xtsf6uzlaBRUMP1W5al+37RxVdP8vVbl8qdX83vzyDCDiHvzD84jM6&#10;FMx0dGcyXvSsGTwoWK7iGAT7SZymII4K1skmBVnk8v+D4gcAAP//AwBQSwECLQAUAAYACAAAACEA&#10;toM4kv4AAADhAQAAEwAAAAAAAAAAAAAAAAAAAAAAW0NvbnRlbnRfVHlwZXNdLnhtbFBLAQItABQA&#10;BgAIAAAAIQA4/SH/1gAAAJQBAAALAAAAAAAAAAAAAAAAAC8BAABfcmVscy8ucmVsc1BLAQItABQA&#10;BgAIAAAAIQDHhmVuGwIAADUEAAAOAAAAAAAAAAAAAAAAAC4CAABkcnMvZTJvRG9jLnhtbFBLAQIt&#10;ABQABgAIAAAAIQBwLjzP3wAAAAkBAAAPAAAAAAAAAAAAAAAAAHUEAABkcnMvZG93bnJldi54bWxQ&#10;SwUGAAAAAAQABADzAAAAgQUAAAAA&#10;" fillcolor="#f2f2f2" strokecolor="#d9d9d9" strokeweight=".5pt">
                <v:textbox style="mso-fit-shape-to-text:t" inset="2mm,2mm,2mm,2mm">
                  <w:txbxContent>
                    <w:p w14:paraId="46D912A6" w14:textId="77777777" w:rsidR="004E0B17" w:rsidRPr="006F3B5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 xml:space="preserve">Resignation - voluntary employment termination initiated by an employee. </w:t>
                      </w:r>
                    </w:p>
                    <w:p w14:paraId="10AD4964" w14:textId="77777777" w:rsidR="004E0B17" w:rsidRPr="006F3B5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 xml:space="preserve">Discharge - involuntary employment termination initiated by the organization. </w:t>
                      </w:r>
                    </w:p>
                    <w:p w14:paraId="62E5480F" w14:textId="77777777" w:rsidR="004E0B17" w:rsidRPr="006F3B5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rPr>
                        <w:t xml:space="preserve">Layoff - involuntary employment termination initiated by the organization for non-disciplinary reasons. </w:t>
                      </w:r>
                    </w:p>
                    <w:p w14:paraId="110A5346" w14:textId="77777777" w:rsidR="004E0B17" w:rsidRPr="00F96D6C" w:rsidRDefault="004E0B17" w:rsidP="00F96D6C">
                      <w:pPr>
                        <w:numPr>
                          <w:ilvl w:val="0"/>
                          <w:numId w:val="28"/>
                        </w:numPr>
                        <w:autoSpaceDE w:val="0"/>
                        <w:autoSpaceDN w:val="0"/>
                        <w:adjustRightInd w:val="0"/>
                        <w:spacing w:before="120" w:after="120"/>
                        <w:ind w:left="717"/>
                        <w:jc w:val="both"/>
                        <w:rPr>
                          <w:rFonts w:cs="Arial"/>
                          <w:szCs w:val="22"/>
                          <w:lang w:val="en-US"/>
                        </w:rPr>
                      </w:pPr>
                      <w:r w:rsidRPr="006F3B5C">
                        <w:rPr>
                          <w:rFonts w:cs="Arial"/>
                          <w:szCs w:val="22"/>
                        </w:rPr>
                        <w:t>Retirement - voluntary employment termination initiated by the employee meeting age, length of service, and any other criteria for retirement from the organization.</w:t>
                      </w:r>
                    </w:p>
                  </w:txbxContent>
                </v:textbox>
                <w10:wrap type="square" anchorx="margin"/>
              </v:shape>
            </w:pict>
          </mc:Fallback>
        </mc:AlternateContent>
      </w:r>
      <w:r w:rsidR="00D92775" w:rsidRPr="00E5437E">
        <w:rPr>
          <w:rFonts w:cs="Arial"/>
          <w:b/>
          <w:szCs w:val="22"/>
          <w:lang w:val="en-US"/>
        </w:rPr>
        <w:t>Termination for Cause:</w:t>
      </w:r>
      <w:r w:rsidR="00D92775" w:rsidRPr="00E5437E">
        <w:rPr>
          <w:rFonts w:cs="Arial"/>
          <w:szCs w:val="22"/>
          <w:lang w:val="en-US"/>
        </w:rPr>
        <w:t xml:space="preserve"> An Employment Contract may be te</w:t>
      </w:r>
      <w:r w:rsidR="004C3A53" w:rsidRPr="00E5437E">
        <w:rPr>
          <w:rFonts w:cs="Arial"/>
          <w:szCs w:val="22"/>
          <w:lang w:val="en-US"/>
        </w:rPr>
        <w:t xml:space="preserve">rminated by the Employer at </w:t>
      </w:r>
      <w:r w:rsidR="00D92775" w:rsidRPr="00E5437E">
        <w:rPr>
          <w:rFonts w:cs="Arial"/>
          <w:szCs w:val="22"/>
          <w:lang w:val="en-US"/>
        </w:rPr>
        <w:t xml:space="preserve">any time for cause, without notice or payment in lieu of </w:t>
      </w:r>
      <w:r w:rsidR="006F3B5C" w:rsidRPr="00E5437E">
        <w:rPr>
          <w:rFonts w:cs="Arial"/>
          <w:szCs w:val="22"/>
          <w:lang w:val="en-US"/>
        </w:rPr>
        <w:t>notice,</w:t>
      </w:r>
      <w:r w:rsidR="00D92775" w:rsidRPr="00E5437E">
        <w:rPr>
          <w:rFonts w:cs="Arial"/>
          <w:szCs w:val="22"/>
          <w:lang w:val="en-US"/>
        </w:rPr>
        <w:t xml:space="preserve"> or severance pay whatsoever, except payment of outstanding wages, overtime and vacation pay to the date of termination.  Cause includes, but is not limited to, any act of dishonesty, conflict of interest, breach of confidentiality, harassment, insubordination, or careless, negligent or documented poor work performance.</w:t>
      </w:r>
    </w:p>
    <w:p w14:paraId="02412A39" w14:textId="328C2D41" w:rsidR="004C3A53" w:rsidRPr="00E5437E" w:rsidRDefault="004C3A53" w:rsidP="006F3B5C">
      <w:pPr>
        <w:jc w:val="both"/>
        <w:rPr>
          <w:rFonts w:cs="Arial"/>
          <w:bCs/>
          <w:szCs w:val="22"/>
          <w:lang w:val="en-US"/>
        </w:rPr>
      </w:pPr>
    </w:p>
    <w:p w14:paraId="18FD7A1E" w14:textId="77777777" w:rsidR="006A2E0A" w:rsidRPr="00DD635B" w:rsidRDefault="00D92775" w:rsidP="006F3B5C">
      <w:pPr>
        <w:jc w:val="both"/>
        <w:rPr>
          <w:rFonts w:cs="Arial"/>
          <w:szCs w:val="22"/>
          <w:lang w:val="en-US"/>
        </w:rPr>
      </w:pPr>
      <w:r w:rsidRPr="00DD635B">
        <w:rPr>
          <w:rFonts w:cs="Arial"/>
          <w:b/>
          <w:szCs w:val="22"/>
          <w:lang w:val="en-US"/>
        </w:rPr>
        <w:t>Termination Without Cause</w:t>
      </w:r>
      <w:r w:rsidRPr="00DD635B">
        <w:rPr>
          <w:rFonts w:cs="Arial"/>
          <w:szCs w:val="22"/>
          <w:lang w:val="en-US"/>
        </w:rPr>
        <w:t xml:space="preserve">: An Employment Contract may be terminated by the Employer at any time and for any reason on a without cause basis, upon the provision of notice or payment of notice instead, and severance pay if applicable, as is minimally required by the </w:t>
      </w:r>
      <w:r w:rsidR="006A2E0A" w:rsidRPr="00DD635B">
        <w:rPr>
          <w:rFonts w:cs="Arial"/>
          <w:szCs w:val="22"/>
          <w:lang w:val="en-US"/>
        </w:rPr>
        <w:t>law</w:t>
      </w:r>
      <w:r w:rsidRPr="00DD635B">
        <w:rPr>
          <w:rFonts w:cs="Arial"/>
          <w:szCs w:val="22"/>
          <w:lang w:val="en-US"/>
        </w:rPr>
        <w:t xml:space="preserve">, as amended from time to time.  </w:t>
      </w:r>
    </w:p>
    <w:p w14:paraId="4F428739" w14:textId="77777777" w:rsidR="006A2E0A" w:rsidRPr="00DD635B" w:rsidRDefault="006A2E0A" w:rsidP="006F3B5C">
      <w:pPr>
        <w:jc w:val="both"/>
        <w:rPr>
          <w:rFonts w:cs="Arial"/>
          <w:szCs w:val="22"/>
          <w:lang w:val="en-US"/>
        </w:rPr>
      </w:pPr>
    </w:p>
    <w:p w14:paraId="30C9B59D" w14:textId="49BA1C47" w:rsidR="006C4B07" w:rsidRPr="00E5437E" w:rsidRDefault="006C4B07" w:rsidP="0046656E">
      <w:pPr>
        <w:pStyle w:val="Heading3"/>
      </w:pPr>
      <w:bookmarkStart w:id="208" w:name="_Toc517792621"/>
      <w:bookmarkStart w:id="209" w:name="_Toc517792700"/>
      <w:bookmarkStart w:id="210" w:name="_Toc517862957"/>
      <w:bookmarkStart w:id="211" w:name="_Toc517863261"/>
      <w:bookmarkStart w:id="212" w:name="_Toc517863599"/>
      <w:bookmarkStart w:id="213" w:name="_Toc33304709"/>
      <w:bookmarkStart w:id="214" w:name="_Toc33438558"/>
      <w:r w:rsidRPr="00E5437E">
        <w:t>5.</w:t>
      </w:r>
      <w:r w:rsidR="00917608">
        <w:t>2</w:t>
      </w:r>
      <w:r w:rsidRPr="00E5437E">
        <w:tab/>
        <w:t>A</w:t>
      </w:r>
      <w:r w:rsidR="00D40284" w:rsidRPr="00E5437E">
        <w:t>dministrative Pay Corrections</w:t>
      </w:r>
      <w:bookmarkEnd w:id="208"/>
      <w:bookmarkEnd w:id="209"/>
      <w:bookmarkEnd w:id="210"/>
      <w:bookmarkEnd w:id="211"/>
      <w:bookmarkEnd w:id="212"/>
      <w:bookmarkEnd w:id="213"/>
      <w:bookmarkEnd w:id="214"/>
    </w:p>
    <w:p w14:paraId="45492758" w14:textId="276971A2" w:rsidR="006C4B07" w:rsidRPr="00E5437E" w:rsidRDefault="00BC25EF" w:rsidP="00BC25EF">
      <w:pPr>
        <w:autoSpaceDE w:val="0"/>
        <w:autoSpaceDN w:val="0"/>
        <w:adjustRightInd w:val="0"/>
        <w:jc w:val="both"/>
        <w:rPr>
          <w:rFonts w:cs="Arial"/>
          <w:szCs w:val="22"/>
          <w:lang w:val="en-US"/>
        </w:rPr>
      </w:pPr>
      <w:proofErr w:type="spellStart"/>
      <w:r>
        <w:rPr>
          <w:lang w:val="en-US"/>
        </w:rPr>
        <w:t>Newera</w:t>
      </w:r>
      <w:proofErr w:type="spellEnd"/>
      <w:r w:rsidR="006C4B07" w:rsidRPr="00E5437E">
        <w:rPr>
          <w:rFonts w:cs="Arial"/>
          <w:szCs w:val="22"/>
          <w:lang w:val="en-US"/>
        </w:rPr>
        <w:t xml:space="preserve"> takes all reasonable steps to ensure that employees receive the correct amount of pay in each paycheck and that employees are paid promptly on the scheduled payday.</w:t>
      </w:r>
    </w:p>
    <w:p w14:paraId="2277369C" w14:textId="77777777" w:rsidR="006C4B07" w:rsidRPr="00E5437E" w:rsidRDefault="006C4B07" w:rsidP="006F3B5C">
      <w:pPr>
        <w:jc w:val="both"/>
        <w:rPr>
          <w:rFonts w:cs="Arial"/>
          <w:szCs w:val="22"/>
          <w:lang w:val="en-US"/>
        </w:rPr>
      </w:pPr>
    </w:p>
    <w:p w14:paraId="5276B7C4" w14:textId="63A15F0E" w:rsidR="006F3B5C" w:rsidRPr="00E5437E" w:rsidRDefault="006C4B07" w:rsidP="006F3B5C">
      <w:pPr>
        <w:jc w:val="both"/>
        <w:rPr>
          <w:rFonts w:cs="Arial"/>
          <w:szCs w:val="22"/>
          <w:lang w:val="en-US"/>
        </w:rPr>
      </w:pPr>
      <w:r w:rsidRPr="00E5437E">
        <w:rPr>
          <w:rFonts w:cs="Arial"/>
          <w:szCs w:val="22"/>
          <w:lang w:val="en-US"/>
        </w:rPr>
        <w:t>In the unlikely event that there is an error for pay, the employee should promptly bring the discrepancy to the attention of the</w:t>
      </w:r>
      <w:r w:rsidR="0087555C">
        <w:rPr>
          <w:rFonts w:cs="Arial"/>
          <w:szCs w:val="22"/>
          <w:lang w:val="en-US"/>
        </w:rPr>
        <w:t xml:space="preserve"> Operations Manager</w:t>
      </w:r>
      <w:r w:rsidRPr="00E5437E">
        <w:rPr>
          <w:rFonts w:cs="Arial"/>
          <w:szCs w:val="22"/>
          <w:lang w:val="en-US"/>
        </w:rPr>
        <w:t xml:space="preserve"> so that corrections can be made as quickly as possible.</w:t>
      </w:r>
    </w:p>
    <w:p w14:paraId="434E9489" w14:textId="77777777" w:rsidR="00EE61BA" w:rsidRDefault="00EE61BA" w:rsidP="00EE61BA">
      <w:pPr>
        <w:rPr>
          <w:lang w:val="en-US"/>
        </w:rPr>
      </w:pPr>
    </w:p>
    <w:p w14:paraId="319DEEFC" w14:textId="77777777" w:rsidR="009A68F5" w:rsidRDefault="009A68F5" w:rsidP="00EE61BA">
      <w:pPr>
        <w:rPr>
          <w:lang w:val="en-US"/>
        </w:rPr>
      </w:pPr>
    </w:p>
    <w:p w14:paraId="12E60634" w14:textId="77777777" w:rsidR="009A68F5" w:rsidRPr="00E5437E" w:rsidRDefault="009A68F5" w:rsidP="009A68F5">
      <w:pPr>
        <w:pStyle w:val="Heading2"/>
      </w:pPr>
      <w:r w:rsidRPr="00E5437E">
        <w:t>6.</w:t>
      </w:r>
      <w:r w:rsidRPr="00E5437E">
        <w:tab/>
        <w:t>Work Conditions and Hours</w:t>
      </w:r>
    </w:p>
    <w:p w14:paraId="1D88A567" w14:textId="77777777" w:rsidR="009A68F5" w:rsidRPr="00E5437E" w:rsidRDefault="009A68F5" w:rsidP="009A68F5">
      <w:pPr>
        <w:pStyle w:val="Heading3"/>
      </w:pPr>
      <w:r w:rsidRPr="00E5437E">
        <w:t>6.1</w:t>
      </w:r>
      <w:r w:rsidRPr="00E5437E">
        <w:tab/>
        <w:t>Work Schedules</w:t>
      </w:r>
    </w:p>
    <w:p w14:paraId="1E3E0FDA" w14:textId="7FDB4EB4" w:rsidR="009A68F5" w:rsidRPr="00E5437E" w:rsidRDefault="009A68F5" w:rsidP="009A68F5">
      <w:pPr>
        <w:jc w:val="both"/>
        <w:rPr>
          <w:rFonts w:cs="Arial"/>
          <w:szCs w:val="22"/>
          <w:lang w:val="en-US"/>
        </w:rPr>
      </w:pPr>
      <w:r w:rsidRPr="00E5437E">
        <w:rPr>
          <w:rFonts w:cs="Arial"/>
          <w:szCs w:val="22"/>
          <w:lang w:val="en-US"/>
        </w:rPr>
        <w:t>The normal work schedule for all employees is 8 hours a day</w:t>
      </w:r>
      <w:r w:rsidR="00F53031">
        <w:rPr>
          <w:rFonts w:cs="Arial"/>
          <w:szCs w:val="22"/>
          <w:lang w:val="en-US"/>
        </w:rPr>
        <w:t xml:space="preserve"> f</w:t>
      </w:r>
      <w:r w:rsidR="000F1CB4">
        <w:rPr>
          <w:rFonts w:cs="Arial"/>
          <w:szCs w:val="22"/>
          <w:lang w:val="en-US"/>
        </w:rPr>
        <w:t>rom 9 AM to 5 PM or 10 AM to 6 PM</w:t>
      </w:r>
      <w:r w:rsidR="00CB4F43">
        <w:rPr>
          <w:rFonts w:cs="Arial"/>
          <w:szCs w:val="22"/>
          <w:lang w:val="en-US"/>
        </w:rPr>
        <w:t xml:space="preserve"> </w:t>
      </w:r>
      <w:r w:rsidRPr="00E5437E">
        <w:rPr>
          <w:rFonts w:cs="Arial"/>
          <w:szCs w:val="22"/>
          <w:lang w:val="en-US"/>
        </w:rPr>
        <w:t xml:space="preserve">, </w:t>
      </w:r>
      <w:r>
        <w:rPr>
          <w:rFonts w:cs="Arial"/>
          <w:szCs w:val="22"/>
          <w:lang w:val="en-US"/>
        </w:rPr>
        <w:t>Sunday</w:t>
      </w:r>
      <w:r w:rsidRPr="00E5437E">
        <w:rPr>
          <w:rFonts w:cs="Arial"/>
          <w:szCs w:val="22"/>
          <w:lang w:val="en-US"/>
        </w:rPr>
        <w:t xml:space="preserve"> to </w:t>
      </w:r>
      <w:r>
        <w:rPr>
          <w:rFonts w:cs="Arial"/>
          <w:szCs w:val="22"/>
          <w:lang w:val="en-US"/>
        </w:rPr>
        <w:tab/>
        <w:t>Thursday</w:t>
      </w:r>
      <w:r w:rsidRPr="00E5437E">
        <w:rPr>
          <w:rFonts w:cs="Arial"/>
          <w:szCs w:val="22"/>
          <w:lang w:val="en-US"/>
        </w:rPr>
        <w:t xml:space="preserve">.  Supervisors will advise employees of the times their schedules will normally begin and end. Staffing needs and operational demands may necessitate variations in starting and ending times, as well as variations in the total hours that may be scheduled each day and week. </w:t>
      </w:r>
    </w:p>
    <w:p w14:paraId="4DF2D0D9" w14:textId="77777777" w:rsidR="009A68F5" w:rsidRPr="00E5437E" w:rsidRDefault="009A68F5" w:rsidP="009A68F5">
      <w:pPr>
        <w:jc w:val="both"/>
        <w:rPr>
          <w:rFonts w:cs="Arial"/>
          <w:szCs w:val="22"/>
          <w:lang w:val="en-US"/>
        </w:rPr>
      </w:pPr>
    </w:p>
    <w:p w14:paraId="1690D84F" w14:textId="137DF245" w:rsidR="009A68F5" w:rsidRDefault="009A68F5" w:rsidP="009A68F5">
      <w:pPr>
        <w:jc w:val="both"/>
        <w:rPr>
          <w:rFonts w:cs="Arial"/>
          <w:szCs w:val="22"/>
          <w:lang w:val="en-US"/>
        </w:rPr>
      </w:pPr>
      <w:r w:rsidRPr="00E5437E">
        <w:rPr>
          <w:rFonts w:cs="Arial"/>
          <w:szCs w:val="22"/>
          <w:lang w:val="en-US"/>
        </w:rPr>
        <w:t>Flexible scheduling, or flextime, is available. However,</w:t>
      </w:r>
      <w:r w:rsidRPr="00D07145">
        <w:rPr>
          <w:lang w:val="en-US"/>
        </w:rPr>
        <w:t xml:space="preserve"> </w:t>
      </w:r>
      <w:proofErr w:type="spellStart"/>
      <w:r w:rsidR="00BC25EF">
        <w:rPr>
          <w:lang w:val="en-US"/>
        </w:rPr>
        <w:t>Newera</w:t>
      </w:r>
      <w:proofErr w:type="spellEnd"/>
      <w:r>
        <w:rPr>
          <w:rFonts w:cs="Arial"/>
          <w:szCs w:val="22"/>
          <w:lang w:val="en-US"/>
        </w:rPr>
        <w:t xml:space="preserve"> expect flexibility from the employees’ end as well</w:t>
      </w:r>
      <w:r w:rsidRPr="00E5437E">
        <w:rPr>
          <w:rFonts w:cs="Arial"/>
          <w:szCs w:val="22"/>
          <w:lang w:val="en-US"/>
        </w:rPr>
        <w:t>.</w:t>
      </w:r>
    </w:p>
    <w:p w14:paraId="669CEAAA" w14:textId="77777777" w:rsidR="009A68F5" w:rsidRDefault="009A68F5" w:rsidP="009A68F5">
      <w:pPr>
        <w:jc w:val="both"/>
        <w:rPr>
          <w:rFonts w:cs="Arial"/>
          <w:szCs w:val="22"/>
          <w:lang w:val="en-US"/>
        </w:rPr>
      </w:pPr>
    </w:p>
    <w:p w14:paraId="2CE369C1" w14:textId="77777777" w:rsidR="009A68F5" w:rsidRPr="00E5437E" w:rsidRDefault="009A68F5" w:rsidP="009A68F5">
      <w:pPr>
        <w:pStyle w:val="Heading3"/>
      </w:pPr>
      <w:r w:rsidRPr="006F0D19">
        <w:t>6.2</w:t>
      </w:r>
      <w:r w:rsidRPr="006F0D19">
        <w:tab/>
        <w:t>Absences</w:t>
      </w:r>
    </w:p>
    <w:p w14:paraId="2F74C3C7" w14:textId="4B4F9D89" w:rsidR="009A68F5" w:rsidRPr="009A68F5" w:rsidRDefault="009A68F5" w:rsidP="009A68F5">
      <w:pPr>
        <w:jc w:val="both"/>
        <w:rPr>
          <w:rFonts w:cs="Helvetica"/>
          <w:szCs w:val="22"/>
          <w:lang w:val="en-US"/>
        </w:rPr>
        <w:sectPr w:rsidR="009A68F5" w:rsidRPr="009A68F5" w:rsidSect="004F0DDD">
          <w:headerReference w:type="default" r:id="rId20"/>
          <w:pgSz w:w="12240" w:h="15840" w:code="1"/>
          <w:pgMar w:top="1440" w:right="1440" w:bottom="1440" w:left="1440" w:header="709" w:footer="544" w:gutter="567"/>
          <w:cols w:space="708"/>
          <w:docGrid w:linePitch="360"/>
        </w:sectPr>
      </w:pPr>
      <w:r w:rsidRPr="00E5437E">
        <w:rPr>
          <w:rFonts w:cs="Helvetica"/>
          <w:szCs w:val="22"/>
          <w:lang w:val="en-US"/>
        </w:rPr>
        <w:t>As an employee, you will be treated as a professional, which means that you will be expected to complete your work on time and at the expected level of quality. If extra hours are needed to complete your work, you will be expected to put in those extra hours. If, on the other hand, you are able to complete your work in less than a standard workweek, you are free to use those extra hours as you see fit. In return for being treated as a professional, we expect you to behave as one and not to abuse these privileges.</w:t>
      </w:r>
    </w:p>
    <w:p w14:paraId="470781E2" w14:textId="77777777" w:rsidR="002A0C0C" w:rsidRPr="00E5437E" w:rsidRDefault="002A0C0C" w:rsidP="00152DF9">
      <w:pPr>
        <w:jc w:val="both"/>
        <w:rPr>
          <w:rFonts w:cs="Helvetica"/>
          <w:szCs w:val="22"/>
          <w:lang w:val="en-US"/>
        </w:rPr>
      </w:pPr>
    </w:p>
    <w:p w14:paraId="060E97A4" w14:textId="7A7B27DD" w:rsidR="002A0C0C" w:rsidRPr="00E5437E" w:rsidRDefault="002A0C0C" w:rsidP="00152DF9">
      <w:pPr>
        <w:jc w:val="both"/>
        <w:rPr>
          <w:rFonts w:cs="Helvetica"/>
          <w:szCs w:val="22"/>
          <w:lang w:val="en-US"/>
        </w:rPr>
      </w:pPr>
      <w:r w:rsidRPr="00E5437E">
        <w:rPr>
          <w:rFonts w:cs="Helvetica"/>
          <w:szCs w:val="22"/>
          <w:lang w:val="en-US"/>
        </w:rPr>
        <w:t>Even though you will be treated as a professional and will presumably behave as one, general absence guidelines are nevertheless necessary to ensure that we are able to conduct business in a predictable manner</w:t>
      </w:r>
      <w:r w:rsidR="00102428">
        <w:rPr>
          <w:rFonts w:cs="Helvetica"/>
          <w:szCs w:val="22"/>
          <w:lang w:val="en-US"/>
        </w:rPr>
        <w:t>.</w:t>
      </w:r>
    </w:p>
    <w:p w14:paraId="78DC2E90" w14:textId="77777777" w:rsidR="002A0C0C" w:rsidRPr="00E5437E" w:rsidRDefault="002A0C0C" w:rsidP="002A0C0C">
      <w:pPr>
        <w:rPr>
          <w:rFonts w:cs="Helvetica"/>
          <w:szCs w:val="22"/>
          <w:lang w:val="en-US"/>
        </w:rPr>
      </w:pPr>
    </w:p>
    <w:p w14:paraId="31F34F29" w14:textId="77777777" w:rsidR="002A0C0C" w:rsidRPr="00E5437E" w:rsidRDefault="002A0C0C" w:rsidP="002A0C0C">
      <w:pPr>
        <w:pStyle w:val="Heading7"/>
        <w:rPr>
          <w:lang w:val="en-US"/>
        </w:rPr>
      </w:pPr>
      <w:r w:rsidRPr="00E5437E">
        <w:rPr>
          <w:lang w:val="en-US"/>
        </w:rPr>
        <w:t>Absences</w:t>
      </w:r>
    </w:p>
    <w:p w14:paraId="5E30B3AE" w14:textId="77777777" w:rsidR="002A0C0C" w:rsidRPr="00E5437E" w:rsidRDefault="002A0C0C" w:rsidP="002A0C0C">
      <w:pPr>
        <w:rPr>
          <w:rFonts w:cs="Helvetica"/>
          <w:szCs w:val="22"/>
          <w:lang w:val="en-US"/>
        </w:rPr>
      </w:pPr>
    </w:p>
    <w:p w14:paraId="0D6A079C" w14:textId="7AE15C9C" w:rsidR="002A0C0C" w:rsidRPr="00E5437E" w:rsidRDefault="001302CE" w:rsidP="00152DF9">
      <w:pPr>
        <w:jc w:val="both"/>
        <w:rPr>
          <w:rFonts w:cs="Helvetica"/>
          <w:szCs w:val="22"/>
          <w:lang w:val="en-US"/>
        </w:rPr>
      </w:pPr>
      <w:r>
        <w:rPr>
          <w:rFonts w:cs="Helvetica"/>
          <w:noProof/>
          <w:szCs w:val="22"/>
          <w:lang w:val="en-US"/>
        </w:rPr>
        <mc:AlternateContent>
          <mc:Choice Requires="wps">
            <w:drawing>
              <wp:anchor distT="0" distB="0" distL="114300" distR="114300" simplePos="0" relativeHeight="251658265" behindDoc="0" locked="0" layoutInCell="1" allowOverlap="1" wp14:anchorId="0B787EF2" wp14:editId="4342F5ED">
                <wp:simplePos x="0" y="0"/>
                <wp:positionH relativeFrom="margin">
                  <wp:posOffset>7620</wp:posOffset>
                </wp:positionH>
                <wp:positionV relativeFrom="paragraph">
                  <wp:posOffset>724535</wp:posOffset>
                </wp:positionV>
                <wp:extent cx="5594985" cy="1836420"/>
                <wp:effectExtent l="0" t="0" r="5715" b="0"/>
                <wp:wrapSquare wrapText="bothSides"/>
                <wp:docPr id="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985" cy="1836420"/>
                        </a:xfrm>
                        <a:prstGeom prst="rect">
                          <a:avLst/>
                        </a:prstGeom>
                        <a:solidFill>
                          <a:srgbClr val="F2F2F2"/>
                        </a:solidFill>
                        <a:ln w="6350">
                          <a:solidFill>
                            <a:srgbClr val="D9D9D9"/>
                          </a:solidFill>
                          <a:miter lim="800000"/>
                          <a:headEnd/>
                          <a:tailEnd/>
                        </a:ln>
                      </wps:spPr>
                      <wps:txbx>
                        <w:txbxContent>
                          <w:p w14:paraId="534EB7BC"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vacation time scheduled in advance</w:t>
                            </w:r>
                          </w:p>
                          <w:p w14:paraId="0DEB82B6"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sick leave</w:t>
                            </w:r>
                          </w:p>
                          <w:p w14:paraId="1F024AAC"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time off for a workers’ compensation injury</w:t>
                            </w:r>
                          </w:p>
                          <w:p w14:paraId="35F7780F"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a death in your family</w:t>
                            </w:r>
                          </w:p>
                          <w:p w14:paraId="479F7C05" w14:textId="09AD2F64" w:rsidR="004E0B17" w:rsidRPr="002A0C0C" w:rsidRDefault="0087555C" w:rsidP="004E0B17">
                            <w:pPr>
                              <w:numPr>
                                <w:ilvl w:val="0"/>
                                <w:numId w:val="28"/>
                              </w:numPr>
                              <w:autoSpaceDE w:val="0"/>
                              <w:autoSpaceDN w:val="0"/>
                              <w:adjustRightInd w:val="0"/>
                              <w:jc w:val="both"/>
                              <w:rPr>
                                <w:rFonts w:cs="Helvetica"/>
                                <w:szCs w:val="22"/>
                              </w:rPr>
                            </w:pPr>
                            <w:r>
                              <w:rPr>
                                <w:rFonts w:cs="Helvetica"/>
                                <w:szCs w:val="22"/>
                              </w:rPr>
                              <w:t>Casual Vacation</w:t>
                            </w:r>
                          </w:p>
                          <w:p w14:paraId="74A1D7E7" w14:textId="77777777" w:rsidR="004E0B17" w:rsidRPr="00152DF9" w:rsidRDefault="004E0B17" w:rsidP="004E0B17">
                            <w:pPr>
                              <w:numPr>
                                <w:ilvl w:val="0"/>
                                <w:numId w:val="28"/>
                              </w:numPr>
                              <w:autoSpaceDE w:val="0"/>
                              <w:autoSpaceDN w:val="0"/>
                              <w:adjustRightInd w:val="0"/>
                              <w:jc w:val="both"/>
                              <w:rPr>
                                <w:rFonts w:cs="Helvetica"/>
                                <w:szCs w:val="22"/>
                              </w:rPr>
                            </w:pPr>
                            <w:r w:rsidRPr="002A0C0C">
                              <w:rPr>
                                <w:rFonts w:cs="Helvetica"/>
                                <w:szCs w:val="22"/>
                              </w:rPr>
                              <w:t>emergency situations beyond your control</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0B787EF2" id="_x0000_s1031" type="#_x0000_t202" style="position:absolute;left:0;text-align:left;margin-left:.6pt;margin-top:57.05pt;width:440.55pt;height:144.6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Yd1GgIAADUEAAAOAAAAZHJzL2Uyb0RvYy54bWysU9uO2jAQfa/Uf7D8XgLsQiEirLZQqkrb&#10;i7TtBxjHIVYdjzs2JPTrd+wAi7btS9VYsjyxfTxzzpnFXdcYdlDoNdiCjwZDzpSVUGq7K/j3b5s3&#10;M858ELYUBqwq+FF5frd8/WrRulyNoQZTKmQEYn3euoLXIbg8y7ysVSP8AJyytFkBNiJQiLusRNES&#10;emOy8XA4zVrA0iFI5T39XfebfJnwq0rJ8KWqvArMFJxyC2nGNG/jnC0XIt+hcLWWpzTEP2TRCG3p&#10;0QvUWgTB9qh/g2q0RPBQhYGEJoOq0lKlGqia0fBFNY+1cCrVQuR4d6HJ/z9Y+fnw6L4iC9076EjA&#10;VIR3DyB/eGZhVQu7U/eI0NZKlPTwKFKWtc7np6uRap/7CLJtP0FJIot9gATUVdhEVqhORugkwPFC&#10;uuoCk/RzMpnfzmcTziTtjWY309txkiUT+fm6Qx8+KGhYXBQcSdUELw4PPsR0RH4+El/zYHS50cak&#10;AHfblUF2EOSAzTiOVMGLY8aytuDTm8mwZ+CvEOt5HH+CaHQgKxvdFHw2jF9vrsjbe1smowWhTb+m&#10;lI09ERm561kM3bZjuiRS4t3I6xbKIzGL0DuXOo0WNeAvzlpybcH9z71AxZn5aEmdt9QT0ebXAV4H&#10;2+tAWElQBZcBOeuDVeibY+9Q72p66+yIe9J0oxPbz3mdCiBvJhFOfRTNfx2nU8/dvnwCAAD//wMA&#10;UEsDBBQABgAIAAAAIQDJvYTa3wAAAAkBAAAPAAAAZHJzL2Rvd25yZXYueG1sTI/dSsNAEIXvBd9h&#10;GcEbsZufKiHNpojgRVEJpn2AbXZMgtnZkN2m6ds7Xtmr4XAOZ75TbBc7iBkn3ztSEK8iEEiNMz21&#10;Cg77t8cMhA+ajB4coYILetiWtzeFzo070xfOdWgFl5DPtYIuhDGX0jcdWu1XbkRi79tNVgeWUyvN&#10;pM9cbgeZRNGztLon/tDpEV87bH7qk1Vg0dBDvZufqu79o44un1W621dK3d8tLxsQAZfwH4Y/fEaH&#10;kpmO7kTGi4F1wkE+8ToGwX6WJSmIo4J1lKYgy0JeLyh/AQAA//8DAFBLAQItABQABgAIAAAAIQC2&#10;gziS/gAAAOEBAAATAAAAAAAAAAAAAAAAAAAAAABbQ29udGVudF9UeXBlc10ueG1sUEsBAi0AFAAG&#10;AAgAAAAhADj9If/WAAAAlAEAAAsAAAAAAAAAAAAAAAAALwEAAF9yZWxzLy5yZWxzUEsBAi0AFAAG&#10;AAgAAAAhAJZxh3UaAgAANQQAAA4AAAAAAAAAAAAAAAAALgIAAGRycy9lMm9Eb2MueG1sUEsBAi0A&#10;FAAGAAgAAAAhAMm9hNrfAAAACQEAAA8AAAAAAAAAAAAAAAAAdAQAAGRycy9kb3ducmV2LnhtbFBL&#10;BQYAAAAABAAEAPMAAACABQAAAAA=&#10;" fillcolor="#f2f2f2" strokecolor="#d9d9d9" strokeweight=".5pt">
                <v:textbox style="mso-fit-shape-to-text:t" inset="2mm,2mm,2mm,2mm">
                  <w:txbxContent>
                    <w:p w14:paraId="534EB7BC"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vacation time scheduled in advance</w:t>
                      </w:r>
                    </w:p>
                    <w:p w14:paraId="0DEB82B6"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sick leave</w:t>
                      </w:r>
                    </w:p>
                    <w:p w14:paraId="1F024AAC"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time off for a workers’ compensation injury</w:t>
                      </w:r>
                    </w:p>
                    <w:p w14:paraId="35F7780F" w14:textId="77777777" w:rsidR="004E0B17" w:rsidRPr="002A0C0C" w:rsidRDefault="004E0B17" w:rsidP="004E0B17">
                      <w:pPr>
                        <w:numPr>
                          <w:ilvl w:val="0"/>
                          <w:numId w:val="28"/>
                        </w:numPr>
                        <w:autoSpaceDE w:val="0"/>
                        <w:autoSpaceDN w:val="0"/>
                        <w:adjustRightInd w:val="0"/>
                        <w:jc w:val="both"/>
                        <w:rPr>
                          <w:rFonts w:cs="Helvetica"/>
                          <w:szCs w:val="22"/>
                        </w:rPr>
                      </w:pPr>
                      <w:r w:rsidRPr="002A0C0C">
                        <w:rPr>
                          <w:rFonts w:cs="Helvetica"/>
                          <w:szCs w:val="22"/>
                        </w:rPr>
                        <w:t>a death in your family</w:t>
                      </w:r>
                    </w:p>
                    <w:p w14:paraId="479F7C05" w14:textId="09AD2F64" w:rsidR="004E0B17" w:rsidRPr="002A0C0C" w:rsidRDefault="0087555C" w:rsidP="004E0B17">
                      <w:pPr>
                        <w:numPr>
                          <w:ilvl w:val="0"/>
                          <w:numId w:val="28"/>
                        </w:numPr>
                        <w:autoSpaceDE w:val="0"/>
                        <w:autoSpaceDN w:val="0"/>
                        <w:adjustRightInd w:val="0"/>
                        <w:jc w:val="both"/>
                        <w:rPr>
                          <w:rFonts w:cs="Helvetica"/>
                          <w:szCs w:val="22"/>
                        </w:rPr>
                      </w:pPr>
                      <w:r>
                        <w:rPr>
                          <w:rFonts w:cs="Helvetica"/>
                          <w:szCs w:val="22"/>
                        </w:rPr>
                        <w:t>Casual Vacation</w:t>
                      </w:r>
                    </w:p>
                    <w:p w14:paraId="74A1D7E7" w14:textId="77777777" w:rsidR="004E0B17" w:rsidRPr="00152DF9" w:rsidRDefault="004E0B17" w:rsidP="004E0B17">
                      <w:pPr>
                        <w:numPr>
                          <w:ilvl w:val="0"/>
                          <w:numId w:val="28"/>
                        </w:numPr>
                        <w:autoSpaceDE w:val="0"/>
                        <w:autoSpaceDN w:val="0"/>
                        <w:adjustRightInd w:val="0"/>
                        <w:jc w:val="both"/>
                        <w:rPr>
                          <w:rFonts w:cs="Helvetica"/>
                          <w:szCs w:val="22"/>
                        </w:rPr>
                      </w:pPr>
                      <w:r w:rsidRPr="002A0C0C">
                        <w:rPr>
                          <w:rFonts w:cs="Helvetica"/>
                          <w:szCs w:val="22"/>
                        </w:rPr>
                        <w:t>emergency situations beyond your control</w:t>
                      </w:r>
                    </w:p>
                  </w:txbxContent>
                </v:textbox>
                <w10:wrap type="square" anchorx="margin"/>
              </v:shape>
            </w:pict>
          </mc:Fallback>
        </mc:AlternateContent>
      </w:r>
      <w:r w:rsidR="002A0C0C" w:rsidRPr="00E5437E">
        <w:rPr>
          <w:rFonts w:cs="Helvetica"/>
          <w:szCs w:val="22"/>
          <w:lang w:val="en-US"/>
        </w:rPr>
        <w:t>Employees are expected to be at work and to work a full workweek, except for authorized absences. Authorized absences include the following:</w:t>
      </w:r>
    </w:p>
    <w:p w14:paraId="37B2A6A4" w14:textId="77777777" w:rsidR="002A0C0C" w:rsidRPr="00E5437E" w:rsidRDefault="002A0C0C" w:rsidP="002A0C0C">
      <w:pPr>
        <w:rPr>
          <w:rFonts w:cs="Helvetica"/>
          <w:szCs w:val="22"/>
          <w:lang w:val="en-US"/>
        </w:rPr>
      </w:pPr>
    </w:p>
    <w:p w14:paraId="5BAFB98B" w14:textId="77777777" w:rsidR="002A0C0C" w:rsidRPr="00E5437E" w:rsidRDefault="002A0C0C" w:rsidP="002A0C0C">
      <w:pPr>
        <w:rPr>
          <w:rFonts w:cs="Helvetica"/>
          <w:b/>
          <w:bCs/>
          <w:szCs w:val="22"/>
          <w:lang w:val="en-US"/>
        </w:rPr>
      </w:pPr>
      <w:r w:rsidRPr="00E5437E">
        <w:rPr>
          <w:rFonts w:cs="Helvetica"/>
          <w:b/>
          <w:bCs/>
          <w:szCs w:val="22"/>
          <w:lang w:val="en-US"/>
        </w:rPr>
        <w:t>Notification procedure</w:t>
      </w:r>
    </w:p>
    <w:p w14:paraId="7F6DECC6" w14:textId="77777777" w:rsidR="002A0C0C" w:rsidRPr="00E5437E" w:rsidRDefault="002A0C0C" w:rsidP="00152DF9">
      <w:pPr>
        <w:jc w:val="both"/>
        <w:rPr>
          <w:rFonts w:cs="Helvetica"/>
          <w:szCs w:val="22"/>
          <w:lang w:val="en-US"/>
        </w:rPr>
      </w:pPr>
      <w:r w:rsidRPr="00E5437E">
        <w:rPr>
          <w:rFonts w:cs="Helvetica"/>
          <w:szCs w:val="22"/>
          <w:lang w:val="en-US"/>
        </w:rPr>
        <w:t>To obtain an authorized absence, call in, where possible, and let the appropriate person know that you are unable to come to work. The call should be made, if possible, no later than your regular starting time.</w:t>
      </w:r>
    </w:p>
    <w:p w14:paraId="37215B9F" w14:textId="77777777" w:rsidR="002A0C0C" w:rsidRPr="00E5437E" w:rsidRDefault="002A0C0C" w:rsidP="00152DF9">
      <w:pPr>
        <w:jc w:val="both"/>
        <w:rPr>
          <w:rFonts w:cs="Helvetica"/>
          <w:szCs w:val="22"/>
          <w:lang w:val="en-US"/>
        </w:rPr>
      </w:pPr>
    </w:p>
    <w:p w14:paraId="15C4A7A0" w14:textId="77777777" w:rsidR="002A0C0C" w:rsidRPr="00E5437E" w:rsidRDefault="002A0C0C" w:rsidP="00152DF9">
      <w:pPr>
        <w:jc w:val="both"/>
        <w:rPr>
          <w:rFonts w:cs="Helvetica"/>
          <w:szCs w:val="22"/>
          <w:lang w:val="en-US"/>
        </w:rPr>
      </w:pPr>
      <w:r w:rsidRPr="00E5437E">
        <w:rPr>
          <w:rFonts w:cs="Helvetica"/>
          <w:szCs w:val="22"/>
          <w:lang w:val="en-US"/>
        </w:rPr>
        <w:t>As for notifying someone that you will be late to work or will be leaving early in the event your work has been completed, we ask that you use your best judgment. If you know someone is likely to need to know that you will be coming in late or leaving early, you should call that person and let him or her know.</w:t>
      </w:r>
    </w:p>
    <w:p w14:paraId="345F55D4" w14:textId="77777777" w:rsidR="002A0C0C" w:rsidRPr="00E5437E" w:rsidRDefault="002A0C0C" w:rsidP="00152DF9">
      <w:pPr>
        <w:jc w:val="both"/>
        <w:rPr>
          <w:rFonts w:cs="Helvetica"/>
          <w:szCs w:val="22"/>
          <w:lang w:val="en-US"/>
        </w:rPr>
      </w:pPr>
    </w:p>
    <w:p w14:paraId="486C8267" w14:textId="77777777" w:rsidR="002A0C0C" w:rsidRPr="00E5437E" w:rsidRDefault="002A0C0C" w:rsidP="00152DF9">
      <w:pPr>
        <w:jc w:val="both"/>
        <w:rPr>
          <w:rFonts w:cs="Helvetica"/>
          <w:b/>
          <w:bCs/>
          <w:szCs w:val="22"/>
          <w:lang w:val="en-US"/>
        </w:rPr>
      </w:pPr>
      <w:r w:rsidRPr="00E5437E">
        <w:rPr>
          <w:rFonts w:cs="Helvetica"/>
          <w:b/>
          <w:bCs/>
          <w:szCs w:val="22"/>
          <w:lang w:val="en-US"/>
        </w:rPr>
        <w:t>Failure to notify</w:t>
      </w:r>
    </w:p>
    <w:p w14:paraId="05D381D6" w14:textId="77777777" w:rsidR="002A0C0C" w:rsidRPr="00E5437E" w:rsidRDefault="002A0C0C" w:rsidP="00152DF9">
      <w:pPr>
        <w:jc w:val="both"/>
        <w:rPr>
          <w:rFonts w:cs="Helvetica"/>
          <w:szCs w:val="22"/>
          <w:lang w:val="en-US"/>
        </w:rPr>
      </w:pPr>
      <w:r w:rsidRPr="00E5437E">
        <w:rPr>
          <w:rFonts w:cs="Helvetica"/>
          <w:szCs w:val="22"/>
          <w:lang w:val="en-US"/>
        </w:rPr>
        <w:t xml:space="preserve">If you don’t come to work and don’t call in, at some point we have the right to determine that you’re not coming back. Thus, our rule is that unauthorized absences of three or more consecutive </w:t>
      </w:r>
      <w:r w:rsidRPr="009331AF">
        <w:rPr>
          <w:rFonts w:cs="Helvetica"/>
          <w:szCs w:val="22"/>
          <w:lang w:val="en-US"/>
        </w:rPr>
        <w:t>days without notice will be considered as a voluntary termination, and we will remove you from the payroll.</w:t>
      </w:r>
    </w:p>
    <w:p w14:paraId="1E28AF1C" w14:textId="77777777" w:rsidR="002A0C0C" w:rsidRPr="00E5437E" w:rsidRDefault="002A0C0C" w:rsidP="00152DF9">
      <w:pPr>
        <w:jc w:val="both"/>
        <w:rPr>
          <w:rFonts w:cs="Helvetica"/>
          <w:szCs w:val="22"/>
          <w:lang w:val="en-US"/>
        </w:rPr>
      </w:pPr>
    </w:p>
    <w:p w14:paraId="19D279C6" w14:textId="77777777" w:rsidR="002A0C0C" w:rsidRPr="00E5437E" w:rsidRDefault="002A0C0C" w:rsidP="00152DF9">
      <w:pPr>
        <w:jc w:val="both"/>
        <w:rPr>
          <w:rFonts w:cs="Helvetica"/>
          <w:szCs w:val="22"/>
          <w:lang w:val="en-US"/>
        </w:rPr>
      </w:pPr>
      <w:r w:rsidRPr="00E5437E">
        <w:rPr>
          <w:rFonts w:cs="Helvetica"/>
          <w:szCs w:val="22"/>
          <w:lang w:val="en-US"/>
        </w:rPr>
        <w:lastRenderedPageBreak/>
        <w:t>If you are repeatedly absent without authorization, you could be subject to counseling, suspension, and termination.</w:t>
      </w:r>
    </w:p>
    <w:p w14:paraId="3A96680A" w14:textId="77777777" w:rsidR="002A0C0C" w:rsidRPr="00E5437E" w:rsidRDefault="002A0C0C" w:rsidP="002A0C0C">
      <w:pPr>
        <w:rPr>
          <w:rFonts w:cs="Helvetica"/>
          <w:szCs w:val="22"/>
          <w:lang w:val="en-US"/>
        </w:rPr>
      </w:pPr>
    </w:p>
    <w:p w14:paraId="37220992" w14:textId="77777777" w:rsidR="000178D5" w:rsidRPr="00E5437E" w:rsidRDefault="002A0C0C" w:rsidP="002A0C0C">
      <w:pPr>
        <w:rPr>
          <w:rFonts w:cs="Helvetica"/>
          <w:b/>
          <w:bCs/>
          <w:szCs w:val="22"/>
          <w:lang w:val="en-US"/>
        </w:rPr>
      </w:pPr>
      <w:r w:rsidRPr="00E5437E">
        <w:rPr>
          <w:rFonts w:cs="Helvetica"/>
          <w:b/>
          <w:bCs/>
          <w:szCs w:val="22"/>
          <w:lang w:val="en-US"/>
        </w:rPr>
        <w:t>Inclement weather</w:t>
      </w:r>
    </w:p>
    <w:p w14:paraId="2FD5F9E3" w14:textId="77777777" w:rsidR="002A0C0C" w:rsidRPr="00E5437E" w:rsidRDefault="002A0C0C" w:rsidP="00152DF9">
      <w:pPr>
        <w:jc w:val="both"/>
        <w:rPr>
          <w:rFonts w:cs="Helvetica"/>
          <w:szCs w:val="22"/>
          <w:lang w:val="en-US"/>
        </w:rPr>
      </w:pPr>
      <w:r w:rsidRPr="00E5437E">
        <w:rPr>
          <w:rFonts w:cs="Helvetica"/>
          <w:szCs w:val="22"/>
          <w:lang w:val="en-US"/>
        </w:rPr>
        <w:t xml:space="preserve">During inclement weather, you should call to find out whether to report to work. Also, while the weather may be nice where you are, hazardous weather conditions could exist at or near the workplace. If you know hazardous conditions have been reported in the area, protect yourself and call work </w:t>
      </w:r>
      <w:r w:rsidRPr="00815C32">
        <w:rPr>
          <w:rFonts w:cs="Helvetica"/>
          <w:szCs w:val="22"/>
          <w:lang w:val="en-US"/>
        </w:rPr>
        <w:t>first</w:t>
      </w:r>
      <w:r w:rsidRPr="00E5437E">
        <w:rPr>
          <w:rFonts w:cs="Helvetica"/>
          <w:szCs w:val="22"/>
          <w:lang w:val="en-US"/>
        </w:rPr>
        <w:t>.</w:t>
      </w:r>
    </w:p>
    <w:p w14:paraId="4E5F3D08" w14:textId="1DDBC99F" w:rsidR="006C4B07" w:rsidRPr="00E5437E" w:rsidRDefault="006C4B07" w:rsidP="006F3B5C">
      <w:pPr>
        <w:jc w:val="both"/>
        <w:rPr>
          <w:rFonts w:cs="Arial"/>
          <w:szCs w:val="22"/>
          <w:lang w:val="en-US"/>
        </w:rPr>
      </w:pPr>
      <w:r w:rsidRPr="00E5437E">
        <w:rPr>
          <w:rFonts w:cs="Arial"/>
          <w:szCs w:val="22"/>
          <w:lang w:val="en-US"/>
        </w:rPr>
        <w:t>information received from the caller and hang up only after the caller has done so.</w:t>
      </w:r>
    </w:p>
    <w:p w14:paraId="10EB5B15" w14:textId="77777777" w:rsidR="006C4B07" w:rsidRPr="00E5437E" w:rsidRDefault="006C4B07" w:rsidP="006F3B5C">
      <w:pPr>
        <w:jc w:val="both"/>
        <w:rPr>
          <w:rFonts w:cs="Arial"/>
          <w:szCs w:val="22"/>
          <w:lang w:val="en-US"/>
        </w:rPr>
      </w:pPr>
    </w:p>
    <w:p w14:paraId="53D1534E" w14:textId="77777777" w:rsidR="006C4B07" w:rsidRPr="00E5437E" w:rsidRDefault="006C4B07" w:rsidP="00CF5742">
      <w:pPr>
        <w:rPr>
          <w:rFonts w:cs="Arial"/>
          <w:sz w:val="20"/>
          <w:szCs w:val="20"/>
          <w:lang w:val="en-US"/>
        </w:rPr>
      </w:pPr>
    </w:p>
    <w:p w14:paraId="2075C02A" w14:textId="6E542DDA" w:rsidR="006C4B07" w:rsidRPr="00E5437E" w:rsidRDefault="006C4B07" w:rsidP="0046656E">
      <w:pPr>
        <w:pStyle w:val="Heading3"/>
      </w:pPr>
      <w:bookmarkStart w:id="215" w:name="_Toc517792630"/>
      <w:bookmarkStart w:id="216" w:name="_Toc517792709"/>
      <w:bookmarkStart w:id="217" w:name="_Toc517862966"/>
      <w:bookmarkStart w:id="218" w:name="_Toc517863270"/>
      <w:bookmarkStart w:id="219" w:name="_Toc517863608"/>
      <w:bookmarkStart w:id="220" w:name="_Toc33304721"/>
      <w:bookmarkStart w:id="221" w:name="_Toc33438570"/>
      <w:r w:rsidRPr="00E5437E">
        <w:t>6.</w:t>
      </w:r>
      <w:r w:rsidR="007850D4">
        <w:t>3</w:t>
      </w:r>
      <w:r w:rsidRPr="00E5437E">
        <w:tab/>
        <w:t>B</w:t>
      </w:r>
      <w:r w:rsidR="00D40284" w:rsidRPr="00E5437E">
        <w:t>usiness Travel Expenses</w:t>
      </w:r>
      <w:bookmarkEnd w:id="215"/>
      <w:bookmarkEnd w:id="216"/>
      <w:bookmarkEnd w:id="217"/>
      <w:bookmarkEnd w:id="218"/>
      <w:bookmarkEnd w:id="219"/>
      <w:bookmarkEnd w:id="220"/>
      <w:bookmarkEnd w:id="221"/>
    </w:p>
    <w:p w14:paraId="6059C327" w14:textId="35E54608" w:rsidR="006C4B07" w:rsidRPr="00E5437E" w:rsidRDefault="00BC25EF" w:rsidP="00D07145">
      <w:pPr>
        <w:jc w:val="both"/>
        <w:rPr>
          <w:rFonts w:cs="Arial"/>
          <w:szCs w:val="22"/>
          <w:lang w:val="en-US"/>
        </w:rPr>
      </w:pPr>
      <w:proofErr w:type="spellStart"/>
      <w:r>
        <w:rPr>
          <w:lang w:val="en-US"/>
        </w:rPr>
        <w:t>Newera</w:t>
      </w:r>
      <w:proofErr w:type="spellEnd"/>
      <w:r w:rsidR="006C4B07" w:rsidRPr="00E5437E">
        <w:rPr>
          <w:rFonts w:cs="Arial"/>
          <w:szCs w:val="22"/>
          <w:lang w:val="en-US"/>
        </w:rPr>
        <w:t xml:space="preserve"> will reimburse employees for reasonable business travel expenses incurred while on assignments away from the normal work location. All business travel must be approved in advance by the immediate supervisor.</w:t>
      </w:r>
    </w:p>
    <w:p w14:paraId="6EA09C56" w14:textId="77777777" w:rsidR="006C4B07" w:rsidRPr="00E5437E" w:rsidRDefault="006C4B07" w:rsidP="006F3B5C">
      <w:pPr>
        <w:jc w:val="both"/>
        <w:rPr>
          <w:rFonts w:cs="Arial"/>
          <w:szCs w:val="22"/>
          <w:lang w:val="en-US"/>
        </w:rPr>
      </w:pPr>
    </w:p>
    <w:p w14:paraId="229A8209" w14:textId="5228A0CD" w:rsidR="006C4B07" w:rsidRPr="00E5437E" w:rsidRDefault="006C4B07" w:rsidP="006F3B5C">
      <w:pPr>
        <w:jc w:val="both"/>
        <w:rPr>
          <w:rFonts w:cs="Arial"/>
          <w:szCs w:val="22"/>
          <w:lang w:val="en-US"/>
        </w:rPr>
      </w:pPr>
      <w:r w:rsidRPr="00E5437E">
        <w:rPr>
          <w:rFonts w:cs="Arial"/>
          <w:szCs w:val="22"/>
          <w:lang w:val="en-US"/>
        </w:rPr>
        <w:t xml:space="preserve">Employees whose travel plans have been approved should make all travel arrangements through </w:t>
      </w:r>
      <w:r w:rsidR="002120F9">
        <w:rPr>
          <w:rFonts w:cs="Arial"/>
          <w:szCs w:val="22"/>
          <w:lang w:val="en-US"/>
        </w:rPr>
        <w:t>ZenHR</w:t>
      </w:r>
      <w:r w:rsidRPr="00E5437E">
        <w:rPr>
          <w:rFonts w:cs="Arial"/>
          <w:szCs w:val="22"/>
          <w:lang w:val="en-US"/>
        </w:rPr>
        <w:t xml:space="preserve">. When approved, the actual costs of travel, meals, lodging, and other expenses directly related to accomplishing business travel objectives will be reimbursed by </w:t>
      </w:r>
      <w:proofErr w:type="spellStart"/>
      <w:r w:rsidR="00BC25EF">
        <w:rPr>
          <w:lang w:val="en-US"/>
        </w:rPr>
        <w:t>Newera</w:t>
      </w:r>
      <w:proofErr w:type="spellEnd"/>
      <w:r w:rsidRPr="00E5437E">
        <w:rPr>
          <w:rFonts w:cs="Arial"/>
          <w:szCs w:val="22"/>
          <w:lang w:val="en-US"/>
        </w:rPr>
        <w:t xml:space="preserve">. Employees are expected to limit expenses to reasonable amounts. </w:t>
      </w:r>
    </w:p>
    <w:p w14:paraId="1C7B513D" w14:textId="77777777" w:rsidR="00E55D05" w:rsidRPr="00E5437E" w:rsidRDefault="00E55D05" w:rsidP="006F3B5C">
      <w:pPr>
        <w:jc w:val="both"/>
        <w:rPr>
          <w:rFonts w:cs="Arial"/>
          <w:szCs w:val="22"/>
          <w:lang w:val="en-US"/>
        </w:rPr>
      </w:pPr>
    </w:p>
    <w:p w14:paraId="41E84CF4" w14:textId="1A247F72" w:rsidR="00E55D05" w:rsidRPr="00E5437E" w:rsidRDefault="001302CE" w:rsidP="00571A18">
      <w:pPr>
        <w:jc w:val="both"/>
        <w:rPr>
          <w:rFonts w:cs="Arial"/>
          <w:szCs w:val="22"/>
          <w:lang w:val="en-US"/>
        </w:rPr>
      </w:pPr>
      <w:r>
        <w:rPr>
          <w:rFonts w:cs="Arial"/>
          <w:noProof/>
          <w:szCs w:val="22"/>
          <w:lang w:val="en-US"/>
        </w:rPr>
        <mc:AlternateContent>
          <mc:Choice Requires="wps">
            <w:drawing>
              <wp:anchor distT="0" distB="0" distL="114300" distR="114300" simplePos="0" relativeHeight="251658266" behindDoc="0" locked="0" layoutInCell="1" allowOverlap="1" wp14:anchorId="171FDC85" wp14:editId="6443A468">
                <wp:simplePos x="0" y="0"/>
                <wp:positionH relativeFrom="margin">
                  <wp:posOffset>-20955</wp:posOffset>
                </wp:positionH>
                <wp:positionV relativeFrom="paragraph">
                  <wp:posOffset>380365</wp:posOffset>
                </wp:positionV>
                <wp:extent cx="5556885" cy="2293620"/>
                <wp:effectExtent l="0" t="0" r="5715" b="0"/>
                <wp:wrapSquare wrapText="bothSides"/>
                <wp:docPr id="31183955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885" cy="2293620"/>
                        </a:xfrm>
                        <a:prstGeom prst="rect">
                          <a:avLst/>
                        </a:prstGeom>
                        <a:solidFill>
                          <a:srgbClr val="F2F2F2"/>
                        </a:solidFill>
                        <a:ln w="6350">
                          <a:solidFill>
                            <a:srgbClr val="D9D9D9"/>
                          </a:solidFill>
                          <a:miter lim="800000"/>
                          <a:headEnd/>
                          <a:tailEnd/>
                        </a:ln>
                      </wps:spPr>
                      <wps:txbx>
                        <w:txbxContent>
                          <w:p w14:paraId="2F1464E9" w14:textId="77777777" w:rsidR="004E0B17" w:rsidRPr="006F3B5C" w:rsidRDefault="004E0B17" w:rsidP="00E55D05">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Airfare or train fare for t</w:t>
                            </w:r>
                            <w:r>
                              <w:rPr>
                                <w:rFonts w:cs="Arial"/>
                                <w:szCs w:val="22"/>
                                <w:lang w:val="en-US"/>
                              </w:rPr>
                              <w:t>ravel in coach or economy class;</w:t>
                            </w:r>
                          </w:p>
                          <w:p w14:paraId="3C701663" w14:textId="77777777" w:rsidR="004E0B17" w:rsidRPr="00536609" w:rsidRDefault="004E0B17" w:rsidP="00536609">
                            <w:pPr>
                              <w:numPr>
                                <w:ilvl w:val="0"/>
                                <w:numId w:val="28"/>
                              </w:numPr>
                              <w:autoSpaceDE w:val="0"/>
                              <w:autoSpaceDN w:val="0"/>
                              <w:adjustRightInd w:val="0"/>
                              <w:spacing w:before="120" w:after="120"/>
                              <w:ind w:left="717"/>
                              <w:jc w:val="both"/>
                              <w:rPr>
                                <w:rFonts w:cs="Arial"/>
                                <w:szCs w:val="22"/>
                                <w:lang w:val="en-US"/>
                              </w:rPr>
                            </w:pPr>
                            <w:r>
                              <w:rPr>
                                <w:rFonts w:cs="Arial"/>
                                <w:szCs w:val="22"/>
                                <w:lang w:val="en-US"/>
                              </w:rPr>
                              <w:t>Car r</w:t>
                            </w:r>
                            <w:r w:rsidRPr="00536609">
                              <w:rPr>
                                <w:rFonts w:cs="Arial"/>
                                <w:szCs w:val="22"/>
                                <w:lang w:val="en-US"/>
                              </w:rPr>
                              <w:t>ental fees, only for compact or mid-sized cars</w:t>
                            </w:r>
                            <w:r>
                              <w:rPr>
                                <w:rFonts w:cs="Arial"/>
                                <w:szCs w:val="22"/>
                                <w:lang w:val="en-US"/>
                              </w:rPr>
                              <w:t>;</w:t>
                            </w:r>
                          </w:p>
                          <w:p w14:paraId="3317A257" w14:textId="77777777" w:rsidR="004E0B17" w:rsidRPr="006F3B5C" w:rsidRDefault="004E0B17" w:rsidP="00E55D05">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Fares for shuttle or airport bus service, where available; costs of public transportation for other ground travel</w:t>
                            </w:r>
                            <w:r>
                              <w:rPr>
                                <w:rFonts w:cs="Arial"/>
                                <w:szCs w:val="22"/>
                                <w:lang w:val="en-US"/>
                              </w:rPr>
                              <w:t>;</w:t>
                            </w:r>
                          </w:p>
                          <w:p w14:paraId="2CBBBD4C" w14:textId="77777777" w:rsidR="004E0B17" w:rsidRDefault="004E0B17" w:rsidP="00E55D05">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Taxi fares, only when there is no less expensive alternative</w:t>
                            </w:r>
                            <w:r>
                              <w:rPr>
                                <w:rFonts w:cs="Arial"/>
                                <w:szCs w:val="22"/>
                                <w:lang w:val="en-US"/>
                              </w:rPr>
                              <w:t>;</w:t>
                            </w:r>
                            <w:r w:rsidRPr="006F3B5C">
                              <w:rPr>
                                <w:rFonts w:cs="Arial"/>
                                <w:szCs w:val="22"/>
                                <w:lang w:val="en-US"/>
                              </w:rPr>
                              <w:t xml:space="preserve"> </w:t>
                            </w:r>
                          </w:p>
                          <w:p w14:paraId="3959D058" w14:textId="77777777" w:rsidR="004E0B17" w:rsidRPr="00536609" w:rsidRDefault="004E0B17" w:rsidP="00536609">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Mileage costs for use of personal cars, only when less expensive transportation is not available</w:t>
                            </w:r>
                            <w:r>
                              <w:rPr>
                                <w:rFonts w:cs="Arial"/>
                                <w:szCs w:val="22"/>
                                <w:lang w:val="en-US"/>
                              </w:rPr>
                              <w:t>;</w:t>
                            </w:r>
                            <w:r w:rsidRPr="006F3B5C">
                              <w:rPr>
                                <w:rFonts w:cs="Arial"/>
                                <w:szCs w:val="22"/>
                                <w:lang w:val="en-US"/>
                              </w:rPr>
                              <w:t xml:space="preserve"> </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71FDC85" id="_x0000_s1032" type="#_x0000_t202" style="position:absolute;left:0;text-align:left;margin-left:-1.65pt;margin-top:29.95pt;width:437.55pt;height:180.6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jiGQIAADUEAAAOAAAAZHJzL2Uyb0RvYy54bWysU9GO0zAQfEfiHyy/06Q9tfSipqejpQjp&#10;OJAOPsB1nMbC8Zq126R8PWun7VUHvCBiyfLG9nh3ZnZx17eGHRR6Dbbk41HOmbISKm13Jf/2dfNm&#10;zpkPwlbCgFUlPyrP75avXy06V6gJNGAqhYxArC86V/ImBFdkmZeNaoUfgVOWNmvAVgQKcZdVKDpC&#10;b002yfNZ1gFWDkEq7+nvetjky4Rf10qGz3XtVWCm5JRbSDOmeRvnbLkQxQ6Fa7Q8pSH+IYtWaEuP&#10;XqDWIgi2R/0bVKslgoc6jCS0GdS1lirVQNWM8xfVPDXCqVQLkePdhSb//2Dl4+HJfUEW+nfQk4Cp&#10;CO8eQH73zMKqEXan7hGha5So6OFxpCzrnC9OVyPVvvARZNt9gopEFvsACaivsY2sUJ2M0EmA44V0&#10;1Qcm6ed0Op3N51POJO1NJrc3s0mSJRPF+bpDHz4oaFlclBxJ1QQvDg8+xHREcT4SX/NgdLXRxqQA&#10;d9uVQXYQ5IDNJI5UwYtjxrKu5LObaT4w8FeI9W0cf4JodSArG92WfJ7HbzBX5O29rZLRgtBmWFPK&#10;xp6IjNwNLIZ+2zNdUSLxbuR1C9WRmEUYnEudRosG8CdnHbm25P7HXqDizHy0pM5b6olo8+sAr4Pt&#10;dSCsJKiSy4CcDcEqDM2xd6h3Db11dsQ9abrRie3nvE4FkDeTCKc+iua/jtOp525f/gIAAP//AwBQ&#10;SwMEFAAGAAgAAAAhAG+LafjgAAAACQEAAA8AAABkcnMvZG93bnJldi54bWxMj8FOwzAQRO9I/IO1&#10;SFxQ66ShtA3ZVAiJQ0VRRNoPcOMliYjXUeym6d9jTnAczWjmTbadTCdGGlxrGSGeRyCIK6tbrhGO&#10;h7fZGoTzirXqLBPClRxs89ubTKXaXviTxtLXIpSwSxVC432fSumqhoxyc9sTB+/LDkb5IIda6kFd&#10;Qrnp5CKKnqRRLYeFRvX02lD1XZ4NgiHND+VuXBbN+76Mrh9FsjsUiPd308szCE+T/wvDL35Ahzww&#10;neyZtRMdwixJQhJhudmACP56FYcrJ4THRRyDzDP5/0H+AwAA//8DAFBLAQItABQABgAIAAAAIQC2&#10;gziS/gAAAOEBAAATAAAAAAAAAAAAAAAAAAAAAABbQ29udGVudF9UeXBlc10ueG1sUEsBAi0AFAAG&#10;AAgAAAAhADj9If/WAAAAlAEAAAsAAAAAAAAAAAAAAAAALwEAAF9yZWxzLy5yZWxzUEsBAi0AFAAG&#10;AAgAAAAhAOSheOIZAgAANQQAAA4AAAAAAAAAAAAAAAAALgIAAGRycy9lMm9Eb2MueG1sUEsBAi0A&#10;FAAGAAgAAAAhAG+LafjgAAAACQEAAA8AAAAAAAAAAAAAAAAAcwQAAGRycy9kb3ducmV2LnhtbFBL&#10;BQYAAAAABAAEAPMAAACABQAAAAA=&#10;" fillcolor="#f2f2f2" strokecolor="#d9d9d9" strokeweight=".5pt">
                <v:textbox style="mso-fit-shape-to-text:t" inset="2mm,2mm,2mm,2mm">
                  <w:txbxContent>
                    <w:p w14:paraId="2F1464E9" w14:textId="77777777" w:rsidR="004E0B17" w:rsidRPr="006F3B5C" w:rsidRDefault="004E0B17" w:rsidP="00E55D05">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Airfare or train fare for t</w:t>
                      </w:r>
                      <w:r>
                        <w:rPr>
                          <w:rFonts w:cs="Arial"/>
                          <w:szCs w:val="22"/>
                          <w:lang w:val="en-US"/>
                        </w:rPr>
                        <w:t>ravel in coach or economy class;</w:t>
                      </w:r>
                    </w:p>
                    <w:p w14:paraId="3C701663" w14:textId="77777777" w:rsidR="004E0B17" w:rsidRPr="00536609" w:rsidRDefault="004E0B17" w:rsidP="00536609">
                      <w:pPr>
                        <w:numPr>
                          <w:ilvl w:val="0"/>
                          <w:numId w:val="28"/>
                        </w:numPr>
                        <w:autoSpaceDE w:val="0"/>
                        <w:autoSpaceDN w:val="0"/>
                        <w:adjustRightInd w:val="0"/>
                        <w:spacing w:before="120" w:after="120"/>
                        <w:ind w:left="717"/>
                        <w:jc w:val="both"/>
                        <w:rPr>
                          <w:rFonts w:cs="Arial"/>
                          <w:szCs w:val="22"/>
                          <w:lang w:val="en-US"/>
                        </w:rPr>
                      </w:pPr>
                      <w:r>
                        <w:rPr>
                          <w:rFonts w:cs="Arial"/>
                          <w:szCs w:val="22"/>
                          <w:lang w:val="en-US"/>
                        </w:rPr>
                        <w:t>Car r</w:t>
                      </w:r>
                      <w:r w:rsidRPr="00536609">
                        <w:rPr>
                          <w:rFonts w:cs="Arial"/>
                          <w:szCs w:val="22"/>
                          <w:lang w:val="en-US"/>
                        </w:rPr>
                        <w:t>ental fees, only for compact or mid-sized cars</w:t>
                      </w:r>
                      <w:r>
                        <w:rPr>
                          <w:rFonts w:cs="Arial"/>
                          <w:szCs w:val="22"/>
                          <w:lang w:val="en-US"/>
                        </w:rPr>
                        <w:t>;</w:t>
                      </w:r>
                    </w:p>
                    <w:p w14:paraId="3317A257" w14:textId="77777777" w:rsidR="004E0B17" w:rsidRPr="006F3B5C" w:rsidRDefault="004E0B17" w:rsidP="00E55D05">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Fares for shuttle or airport bus service, where available; costs of public transportation for other ground travel</w:t>
                      </w:r>
                      <w:r>
                        <w:rPr>
                          <w:rFonts w:cs="Arial"/>
                          <w:szCs w:val="22"/>
                          <w:lang w:val="en-US"/>
                        </w:rPr>
                        <w:t>;</w:t>
                      </w:r>
                    </w:p>
                    <w:p w14:paraId="2CBBBD4C" w14:textId="77777777" w:rsidR="004E0B17" w:rsidRDefault="004E0B17" w:rsidP="00E55D05">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Taxi fares, only when there is no less expensive alternative</w:t>
                      </w:r>
                      <w:r>
                        <w:rPr>
                          <w:rFonts w:cs="Arial"/>
                          <w:szCs w:val="22"/>
                          <w:lang w:val="en-US"/>
                        </w:rPr>
                        <w:t>;</w:t>
                      </w:r>
                      <w:r w:rsidRPr="006F3B5C">
                        <w:rPr>
                          <w:rFonts w:cs="Arial"/>
                          <w:szCs w:val="22"/>
                          <w:lang w:val="en-US"/>
                        </w:rPr>
                        <w:t xml:space="preserve"> </w:t>
                      </w:r>
                    </w:p>
                    <w:p w14:paraId="3959D058" w14:textId="77777777" w:rsidR="004E0B17" w:rsidRPr="00536609" w:rsidRDefault="004E0B17" w:rsidP="00536609">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Mileage costs for use of personal cars, only when less expensive transportation is not available</w:t>
                      </w:r>
                      <w:r>
                        <w:rPr>
                          <w:rFonts w:cs="Arial"/>
                          <w:szCs w:val="22"/>
                          <w:lang w:val="en-US"/>
                        </w:rPr>
                        <w:t>;</w:t>
                      </w:r>
                      <w:r w:rsidRPr="006F3B5C">
                        <w:rPr>
                          <w:rFonts w:cs="Arial"/>
                          <w:szCs w:val="22"/>
                          <w:lang w:val="en-US"/>
                        </w:rPr>
                        <w:t xml:space="preserve"> </w:t>
                      </w:r>
                    </w:p>
                  </w:txbxContent>
                </v:textbox>
                <w10:wrap type="square" anchorx="margin"/>
              </v:shape>
            </w:pict>
          </mc:Fallback>
        </mc:AlternateContent>
      </w:r>
      <w:r w:rsidR="006C4B07" w:rsidRPr="00E5437E">
        <w:rPr>
          <w:rFonts w:cs="Arial"/>
          <w:szCs w:val="22"/>
          <w:lang w:val="en-US"/>
        </w:rPr>
        <w:t>Expenses that generally will be reimbursed include the following:</w:t>
      </w:r>
    </w:p>
    <w:p w14:paraId="07DD0489" w14:textId="73979B0F" w:rsidR="002A0C0C" w:rsidRPr="00E5437E" w:rsidRDefault="001302CE" w:rsidP="003E6205">
      <w:pPr>
        <w:jc w:val="both"/>
        <w:rPr>
          <w:rFonts w:cs="Arial"/>
          <w:szCs w:val="22"/>
          <w:lang w:val="en-US"/>
        </w:rPr>
      </w:pPr>
      <w:r>
        <w:rPr>
          <w:noProof/>
          <w:lang w:val="en-US"/>
        </w:rPr>
        <w:lastRenderedPageBreak/>
        <mc:AlternateContent>
          <mc:Choice Requires="wps">
            <w:drawing>
              <wp:anchor distT="0" distB="0" distL="114300" distR="114300" simplePos="0" relativeHeight="251658242" behindDoc="0" locked="0" layoutInCell="1" allowOverlap="1" wp14:anchorId="3C5B9D27" wp14:editId="199CE131">
                <wp:simplePos x="0" y="0"/>
                <wp:positionH relativeFrom="margin">
                  <wp:posOffset>17145</wp:posOffset>
                </wp:positionH>
                <wp:positionV relativeFrom="paragraph">
                  <wp:posOffset>-43815</wp:posOffset>
                </wp:positionV>
                <wp:extent cx="5556885" cy="2851785"/>
                <wp:effectExtent l="0" t="0" r="5715" b="5715"/>
                <wp:wrapSquare wrapText="bothSides"/>
                <wp:docPr id="2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6885" cy="2851785"/>
                        </a:xfrm>
                        <a:prstGeom prst="rect">
                          <a:avLst/>
                        </a:prstGeom>
                        <a:solidFill>
                          <a:srgbClr val="F2F2F2"/>
                        </a:solidFill>
                        <a:ln w="6350">
                          <a:solidFill>
                            <a:srgbClr val="D9D9D9"/>
                          </a:solidFill>
                          <a:miter lim="800000"/>
                          <a:headEnd/>
                          <a:tailEnd/>
                        </a:ln>
                      </wps:spPr>
                      <wps:txbx>
                        <w:txbxContent>
                          <w:p w14:paraId="58365E6C"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Cost of standard accommodations in low to mid-priced hotels, motels, or similar lodgings</w:t>
                            </w:r>
                            <w:r>
                              <w:rPr>
                                <w:rFonts w:cs="Arial"/>
                                <w:szCs w:val="22"/>
                                <w:lang w:val="en-US"/>
                              </w:rPr>
                              <w:t>;</w:t>
                            </w:r>
                            <w:r w:rsidRPr="006F3B5C">
                              <w:rPr>
                                <w:rFonts w:cs="Arial"/>
                                <w:szCs w:val="22"/>
                                <w:lang w:val="en-US"/>
                              </w:rPr>
                              <w:t xml:space="preserve"> </w:t>
                            </w:r>
                          </w:p>
                          <w:p w14:paraId="38D12808" w14:textId="77777777" w:rsidR="004E0B17" w:rsidRPr="00571A18"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Cost of meals, no more lavish than would be eaten at the employee's own expense</w:t>
                            </w:r>
                            <w:r>
                              <w:rPr>
                                <w:rFonts w:cs="Arial"/>
                                <w:szCs w:val="22"/>
                                <w:lang w:val="en-US"/>
                              </w:rPr>
                              <w:t>;</w:t>
                            </w:r>
                          </w:p>
                          <w:p w14:paraId="4AF989BB"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Tips, not exceeding 15% of the total cost of a meal or 10% of a taxi fare</w:t>
                            </w:r>
                            <w:r>
                              <w:rPr>
                                <w:rFonts w:cs="Arial"/>
                                <w:szCs w:val="22"/>
                                <w:lang w:val="en-US"/>
                              </w:rPr>
                              <w:t>;</w:t>
                            </w:r>
                            <w:r w:rsidRPr="006F3B5C">
                              <w:rPr>
                                <w:rFonts w:cs="Arial"/>
                                <w:szCs w:val="22"/>
                                <w:lang w:val="en-US"/>
                              </w:rPr>
                              <w:t xml:space="preserve"> </w:t>
                            </w:r>
                          </w:p>
                          <w:p w14:paraId="6225A811"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Pr>
                                <w:rFonts w:cs="Arial"/>
                                <w:szCs w:val="22"/>
                                <w:lang w:val="en-US"/>
                              </w:rPr>
                              <w:t>Charges for telephone calls</w:t>
                            </w:r>
                            <w:r w:rsidRPr="006F3B5C">
                              <w:rPr>
                                <w:rFonts w:cs="Arial"/>
                                <w:szCs w:val="22"/>
                                <w:lang w:val="en-US"/>
                              </w:rPr>
                              <w:t xml:space="preserve"> and similar services for business purposes</w:t>
                            </w:r>
                            <w:r>
                              <w:rPr>
                                <w:rFonts w:cs="Arial"/>
                                <w:szCs w:val="22"/>
                                <w:lang w:val="en-US"/>
                              </w:rPr>
                              <w:t>;</w:t>
                            </w:r>
                            <w:r w:rsidRPr="006F3B5C">
                              <w:rPr>
                                <w:rFonts w:cs="Arial"/>
                                <w:szCs w:val="22"/>
                                <w:lang w:val="en-US"/>
                              </w:rPr>
                              <w:t xml:space="preserve"> </w:t>
                            </w:r>
                          </w:p>
                          <w:p w14:paraId="59AD8BE9"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Charges for one personal telephone call each day</w:t>
                            </w:r>
                            <w:r>
                              <w:rPr>
                                <w:rFonts w:cs="Arial"/>
                                <w:szCs w:val="22"/>
                                <w:lang w:val="en-US"/>
                              </w:rPr>
                              <w:t>;</w:t>
                            </w:r>
                            <w:r w:rsidRPr="006F3B5C">
                              <w:rPr>
                                <w:rFonts w:cs="Arial"/>
                                <w:szCs w:val="22"/>
                                <w:lang w:val="en-US"/>
                              </w:rPr>
                              <w:t xml:space="preserve"> </w:t>
                            </w:r>
                          </w:p>
                          <w:p w14:paraId="71DD4D85" w14:textId="77777777" w:rsidR="004E0B17" w:rsidRPr="00571A18"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Charges for laundry and valet services, only on trips of five or more days (Personal entertainment and personal care items are not reimbursed)</w:t>
                            </w:r>
                            <w:r>
                              <w:rPr>
                                <w:rFonts w:cs="Arial"/>
                                <w:szCs w:val="22"/>
                                <w:lang w:val="en-US"/>
                              </w:rPr>
                              <w:t>.</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3C5B9D27" id="_x0000_s1033" type="#_x0000_t202" style="position:absolute;left:0;text-align:left;margin-left:1.35pt;margin-top:-3.45pt;width:437.55pt;height:224.5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rwGAIAADUEAAAOAAAAZHJzL2Uyb0RvYy54bWysU9uO2yAQfa/Uf0C8N3ZSOUmtOKtt0lSV&#10;thdp2w/AGNuoGOhAYqdf3wE72fT2UtVIaMYMZ5gzZzZ3Q6fISYCTRhd0PkspEZqbSuqmoF8+H16s&#10;KXGe6Yopo0VBz8LRu+3zZ5ve5mJhWqMqAQRBtMt7W9DWe5snieOt6JibGSs0HtYGOubRhSapgPWI&#10;3qlkkabLpDdQWTBcOId/9+Mh3Ub8uhbcf6xrJzxRBcW3+bhD3MuwJ9sNyxtgtpV8egb7h1d0TGpM&#10;eoXaM8/IEeRvUJ3kYJyp/YybLjF1LbmINWA18/SXah5bZkWsBclx9kqT+3+w/MPp0X4C4ofXZsAG&#10;xiKcfTD8qyPa7FqmG3EPYPpWsAoTzwNlSW9dPl0NVLvcBZCyf28qbDI7ehOBhhq6wArWSRAdG3C+&#10;ki4GTzj+zLJsuV5nlHA8W6yz+QqdkIPll+sWnH8rTEeCUVDArkZ4dnpwfgy9hIRszihZHaRS0YGm&#10;3CkgJ4YKOCzCmtB/ClOa9AVdvszSkYG/QuxfhfUniE56lLKSXUHXafhCEMsDb290FW3PpBptrE7p&#10;icjA3ciiH8qByKqgq3A38Fqa6ozMghmVi5OGRmvgOyU9qrag7tuRgaBEvdPYnRXORJD5rQO3Tnnr&#10;MM0RqqDcAyWjs/PjcBwtyKbFXBdF3GNPDzKy/fSuqQDUZuzXNEdB/Ld+jHqa9u0PAAAA//8DAFBL&#10;AwQUAAYACAAAACEAjQtb198AAAAIAQAADwAAAGRycy9kb3ducmV2LnhtbEyPwU7DMBBE70j8g7VI&#10;XFDrEEpTQpwKIXGoAEWkfIAbL3FEvI5iN03/nuUEx9GMZt4U29n1YsIxdJ4U3C4TEEiNNx21Cj73&#10;L4sNiBA1Gd17QgVnDLAtLy8KnRt/og+c6tgKLqGQawU2xiGXMjQWnQ5LPyCx9+VHpyPLsZVm1Ccu&#10;d71Mk2Qtne6IF6we8Nli810fnQKHhm7q3XRf2de3Ojm/V3e7faXU9dX89Agi4hz/wvCLz+hQMtPB&#10;H8kE0StIMw4qWKwfQLC9yTJ+clCwWqUpyLKQ/w+UPwAAAP//AwBQSwECLQAUAAYACAAAACEAtoM4&#10;kv4AAADhAQAAEwAAAAAAAAAAAAAAAAAAAAAAW0NvbnRlbnRfVHlwZXNdLnhtbFBLAQItABQABgAI&#10;AAAAIQA4/SH/1gAAAJQBAAALAAAAAAAAAAAAAAAAAC8BAABfcmVscy8ucmVsc1BLAQItABQABgAI&#10;AAAAIQAGCjrwGAIAADUEAAAOAAAAAAAAAAAAAAAAAC4CAABkcnMvZTJvRG9jLnhtbFBLAQItABQA&#10;BgAIAAAAIQCNC1vX3wAAAAgBAAAPAAAAAAAAAAAAAAAAAHIEAABkcnMvZG93bnJldi54bWxQSwUG&#10;AAAAAAQABADzAAAAfgUAAAAA&#10;" fillcolor="#f2f2f2" strokecolor="#d9d9d9" strokeweight=".5pt">
                <v:textbox style="mso-fit-shape-to-text:t" inset="2mm,2mm,2mm,2mm">
                  <w:txbxContent>
                    <w:p w14:paraId="58365E6C"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Cost of standard accommodations in low to mid-priced hotels, motels, or similar lodgings</w:t>
                      </w:r>
                      <w:r>
                        <w:rPr>
                          <w:rFonts w:cs="Arial"/>
                          <w:szCs w:val="22"/>
                          <w:lang w:val="en-US"/>
                        </w:rPr>
                        <w:t>;</w:t>
                      </w:r>
                      <w:r w:rsidRPr="006F3B5C">
                        <w:rPr>
                          <w:rFonts w:cs="Arial"/>
                          <w:szCs w:val="22"/>
                          <w:lang w:val="en-US"/>
                        </w:rPr>
                        <w:t xml:space="preserve"> </w:t>
                      </w:r>
                    </w:p>
                    <w:p w14:paraId="38D12808" w14:textId="77777777" w:rsidR="004E0B17" w:rsidRPr="00571A18"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Cost of meals, no more lavish than would be eaten at the employee's own expense</w:t>
                      </w:r>
                      <w:r>
                        <w:rPr>
                          <w:rFonts w:cs="Arial"/>
                          <w:szCs w:val="22"/>
                          <w:lang w:val="en-US"/>
                        </w:rPr>
                        <w:t>;</w:t>
                      </w:r>
                    </w:p>
                    <w:p w14:paraId="4AF989BB"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Tips, not exceeding 15% of the total cost of a meal or 10% of a taxi fare</w:t>
                      </w:r>
                      <w:r>
                        <w:rPr>
                          <w:rFonts w:cs="Arial"/>
                          <w:szCs w:val="22"/>
                          <w:lang w:val="en-US"/>
                        </w:rPr>
                        <w:t>;</w:t>
                      </w:r>
                      <w:r w:rsidRPr="006F3B5C">
                        <w:rPr>
                          <w:rFonts w:cs="Arial"/>
                          <w:szCs w:val="22"/>
                          <w:lang w:val="en-US"/>
                        </w:rPr>
                        <w:t xml:space="preserve"> </w:t>
                      </w:r>
                    </w:p>
                    <w:p w14:paraId="6225A811"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Pr>
                          <w:rFonts w:cs="Arial"/>
                          <w:szCs w:val="22"/>
                          <w:lang w:val="en-US"/>
                        </w:rPr>
                        <w:t>Charges for telephone calls</w:t>
                      </w:r>
                      <w:r w:rsidRPr="006F3B5C">
                        <w:rPr>
                          <w:rFonts w:cs="Arial"/>
                          <w:szCs w:val="22"/>
                          <w:lang w:val="en-US"/>
                        </w:rPr>
                        <w:t xml:space="preserve"> and similar services for business purposes</w:t>
                      </w:r>
                      <w:r>
                        <w:rPr>
                          <w:rFonts w:cs="Arial"/>
                          <w:szCs w:val="22"/>
                          <w:lang w:val="en-US"/>
                        </w:rPr>
                        <w:t>;</w:t>
                      </w:r>
                      <w:r w:rsidRPr="006F3B5C">
                        <w:rPr>
                          <w:rFonts w:cs="Arial"/>
                          <w:szCs w:val="22"/>
                          <w:lang w:val="en-US"/>
                        </w:rPr>
                        <w:t xml:space="preserve"> </w:t>
                      </w:r>
                    </w:p>
                    <w:p w14:paraId="59AD8BE9" w14:textId="77777777" w:rsidR="004E0B17" w:rsidRPr="006F3B5C"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Charges for one personal telephone call each day</w:t>
                      </w:r>
                      <w:r>
                        <w:rPr>
                          <w:rFonts w:cs="Arial"/>
                          <w:szCs w:val="22"/>
                          <w:lang w:val="en-US"/>
                        </w:rPr>
                        <w:t>;</w:t>
                      </w:r>
                      <w:r w:rsidRPr="006F3B5C">
                        <w:rPr>
                          <w:rFonts w:cs="Arial"/>
                          <w:szCs w:val="22"/>
                          <w:lang w:val="en-US"/>
                        </w:rPr>
                        <w:t xml:space="preserve"> </w:t>
                      </w:r>
                    </w:p>
                    <w:p w14:paraId="71DD4D85" w14:textId="77777777" w:rsidR="004E0B17" w:rsidRPr="00571A18" w:rsidRDefault="004E0B17" w:rsidP="007307FE">
                      <w:pPr>
                        <w:numPr>
                          <w:ilvl w:val="0"/>
                          <w:numId w:val="28"/>
                        </w:numPr>
                        <w:autoSpaceDE w:val="0"/>
                        <w:autoSpaceDN w:val="0"/>
                        <w:adjustRightInd w:val="0"/>
                        <w:spacing w:before="120" w:after="120"/>
                        <w:ind w:left="717"/>
                        <w:jc w:val="both"/>
                        <w:rPr>
                          <w:rFonts w:cs="Arial"/>
                          <w:szCs w:val="22"/>
                          <w:lang w:val="en-US"/>
                        </w:rPr>
                      </w:pPr>
                      <w:r w:rsidRPr="006F3B5C">
                        <w:rPr>
                          <w:rFonts w:cs="Arial"/>
                          <w:szCs w:val="22"/>
                          <w:lang w:val="en-US"/>
                        </w:rPr>
                        <w:t>Charges for laundry and valet services, only on trips of five or more days (Personal entertainment and personal care items are not reimbursed)</w:t>
                      </w:r>
                      <w:r>
                        <w:rPr>
                          <w:rFonts w:cs="Arial"/>
                          <w:szCs w:val="22"/>
                          <w:lang w:val="en-US"/>
                        </w:rPr>
                        <w:t>.</w:t>
                      </w:r>
                    </w:p>
                  </w:txbxContent>
                </v:textbox>
                <w10:wrap type="square" anchorx="margin"/>
              </v:shape>
            </w:pict>
          </mc:Fallback>
        </mc:AlternateContent>
      </w:r>
    </w:p>
    <w:p w14:paraId="4503B1B8" w14:textId="77777777" w:rsidR="006C4B07" w:rsidRPr="00E5437E" w:rsidRDefault="006C4B07" w:rsidP="006F3B5C">
      <w:pPr>
        <w:autoSpaceDE w:val="0"/>
        <w:autoSpaceDN w:val="0"/>
        <w:adjustRightInd w:val="0"/>
        <w:jc w:val="both"/>
        <w:rPr>
          <w:rFonts w:cs="Arial"/>
          <w:szCs w:val="22"/>
          <w:lang w:val="en-US"/>
        </w:rPr>
      </w:pPr>
      <w:r w:rsidRPr="00E5437E">
        <w:rPr>
          <w:rFonts w:cs="Arial"/>
          <w:szCs w:val="22"/>
          <w:lang w:val="en-US"/>
        </w:rPr>
        <w:t>Employees are encouraged to use their cellular telephone or calling cards when traveling, as hotel charges are excessive.</w:t>
      </w:r>
    </w:p>
    <w:p w14:paraId="39C5B14B" w14:textId="77777777" w:rsidR="006C4B07" w:rsidRPr="00E5437E" w:rsidRDefault="006C4B07" w:rsidP="006F3B5C">
      <w:pPr>
        <w:autoSpaceDE w:val="0"/>
        <w:autoSpaceDN w:val="0"/>
        <w:adjustRightInd w:val="0"/>
        <w:jc w:val="both"/>
        <w:rPr>
          <w:rFonts w:cs="Arial"/>
          <w:szCs w:val="22"/>
          <w:lang w:val="en-US"/>
        </w:rPr>
      </w:pPr>
    </w:p>
    <w:p w14:paraId="702F4EBA" w14:textId="2874C386" w:rsidR="006C4B07" w:rsidRPr="00E5437E" w:rsidRDefault="006C4B07" w:rsidP="006F3B5C">
      <w:pPr>
        <w:autoSpaceDE w:val="0"/>
        <w:autoSpaceDN w:val="0"/>
        <w:adjustRightInd w:val="0"/>
        <w:jc w:val="both"/>
        <w:rPr>
          <w:rFonts w:cs="Arial"/>
          <w:szCs w:val="22"/>
          <w:lang w:val="en-US"/>
        </w:rPr>
      </w:pPr>
      <w:r w:rsidRPr="00E5437E">
        <w:rPr>
          <w:rFonts w:cs="Arial"/>
          <w:szCs w:val="22"/>
          <w:lang w:val="en-US"/>
        </w:rPr>
        <w:t xml:space="preserve">Employees who are involved in an accident while traveling on business must promptly report the incident to their immediate supervisor. </w:t>
      </w:r>
    </w:p>
    <w:p w14:paraId="61EC3685" w14:textId="77777777" w:rsidR="006C4B07" w:rsidRPr="00E5437E" w:rsidRDefault="006C4B07" w:rsidP="006F3B5C">
      <w:pPr>
        <w:autoSpaceDE w:val="0"/>
        <w:autoSpaceDN w:val="0"/>
        <w:adjustRightInd w:val="0"/>
        <w:jc w:val="both"/>
        <w:rPr>
          <w:rFonts w:cs="Arial"/>
          <w:szCs w:val="22"/>
          <w:lang w:val="en-US"/>
        </w:rPr>
      </w:pPr>
    </w:p>
    <w:p w14:paraId="3DF47D62" w14:textId="3832DE0F" w:rsidR="006C4B07" w:rsidRPr="00E5437E" w:rsidRDefault="002120F9" w:rsidP="006F3B5C">
      <w:pPr>
        <w:autoSpaceDE w:val="0"/>
        <w:autoSpaceDN w:val="0"/>
        <w:adjustRightInd w:val="0"/>
        <w:jc w:val="both"/>
        <w:rPr>
          <w:rFonts w:cs="Arial"/>
          <w:b/>
          <w:bCs/>
        </w:rPr>
      </w:pPr>
      <w:r w:rsidRPr="1BC74E64">
        <w:rPr>
          <w:rFonts w:cs="Arial"/>
        </w:rPr>
        <w:t>Daily c</w:t>
      </w:r>
      <w:r w:rsidR="006C4B07" w:rsidRPr="1BC74E64">
        <w:rPr>
          <w:rFonts w:cs="Arial"/>
        </w:rPr>
        <w:t>ash advances to cover reasonable anticipated expenses may be made to employees, after travel has been approved. Employees should submit a written request to their supervisor when travel advances are needed</w:t>
      </w:r>
      <w:r w:rsidR="006C4B07" w:rsidRPr="1BC74E64">
        <w:rPr>
          <w:rFonts w:cs="Arial"/>
          <w:b/>
          <w:bCs/>
        </w:rPr>
        <w:t xml:space="preserve">.  </w:t>
      </w:r>
    </w:p>
    <w:p w14:paraId="677AF61C" w14:textId="77777777" w:rsidR="006C4B07" w:rsidRPr="00E5437E" w:rsidRDefault="006C4B07" w:rsidP="006F3B5C">
      <w:pPr>
        <w:autoSpaceDE w:val="0"/>
        <w:autoSpaceDN w:val="0"/>
        <w:adjustRightInd w:val="0"/>
        <w:jc w:val="both"/>
        <w:rPr>
          <w:rFonts w:cs="Arial"/>
          <w:szCs w:val="22"/>
          <w:lang w:val="en-US"/>
        </w:rPr>
      </w:pPr>
    </w:p>
    <w:p w14:paraId="73408462" w14:textId="77777777" w:rsidR="006C4B07" w:rsidRPr="00E5437E" w:rsidRDefault="006C4B07" w:rsidP="006F3B5C">
      <w:pPr>
        <w:autoSpaceDE w:val="0"/>
        <w:autoSpaceDN w:val="0"/>
        <w:adjustRightInd w:val="0"/>
        <w:jc w:val="both"/>
        <w:rPr>
          <w:rFonts w:cs="Arial"/>
          <w:szCs w:val="22"/>
          <w:lang w:val="en-US"/>
        </w:rPr>
      </w:pPr>
      <w:r w:rsidRPr="00E5437E">
        <w:rPr>
          <w:rFonts w:cs="Arial"/>
          <w:szCs w:val="22"/>
          <w:lang w:val="en-US"/>
        </w:rPr>
        <w:t xml:space="preserve">When travel is completed, employees should submit completed travel expense reports within 30 days. Reports should be accompanied by receipts for all individual expenses. </w:t>
      </w:r>
    </w:p>
    <w:p w14:paraId="0D23993E" w14:textId="77777777" w:rsidR="006C4B07" w:rsidRPr="00E5437E" w:rsidRDefault="006C4B07" w:rsidP="006F3B5C">
      <w:pPr>
        <w:autoSpaceDE w:val="0"/>
        <w:autoSpaceDN w:val="0"/>
        <w:adjustRightInd w:val="0"/>
        <w:jc w:val="both"/>
        <w:rPr>
          <w:rFonts w:cs="Arial"/>
          <w:szCs w:val="22"/>
          <w:lang w:val="en-US"/>
        </w:rPr>
      </w:pPr>
    </w:p>
    <w:p w14:paraId="29BA99E5" w14:textId="77777777" w:rsidR="006C4B07" w:rsidRPr="00E5437E" w:rsidRDefault="006C4B07" w:rsidP="006F3B5C">
      <w:pPr>
        <w:autoSpaceDE w:val="0"/>
        <w:autoSpaceDN w:val="0"/>
        <w:adjustRightInd w:val="0"/>
        <w:jc w:val="both"/>
        <w:rPr>
          <w:rFonts w:cs="Arial"/>
          <w:szCs w:val="22"/>
          <w:lang w:val="en-US"/>
        </w:rPr>
      </w:pPr>
      <w:r w:rsidRPr="00E5437E">
        <w:rPr>
          <w:rFonts w:cs="Arial"/>
          <w:szCs w:val="22"/>
          <w:lang w:val="en-US"/>
        </w:rPr>
        <w:t>Employees should contact their supervisor for guidance and assistance on procedures related to travel arrangements, travel advances, expense reports, reimbursement for specific expenses, or any other business travel issues.</w:t>
      </w:r>
    </w:p>
    <w:p w14:paraId="76AEACC5" w14:textId="77777777" w:rsidR="006C4B07" w:rsidRPr="00E5437E" w:rsidRDefault="006C4B07" w:rsidP="006F3B5C">
      <w:pPr>
        <w:jc w:val="both"/>
        <w:rPr>
          <w:rFonts w:cs="Arial"/>
          <w:szCs w:val="22"/>
          <w:lang w:val="en-US"/>
        </w:rPr>
      </w:pPr>
    </w:p>
    <w:p w14:paraId="262705D1" w14:textId="77777777" w:rsidR="006C4B07" w:rsidRDefault="006C4B07" w:rsidP="006F3B5C">
      <w:pPr>
        <w:jc w:val="both"/>
        <w:rPr>
          <w:rFonts w:cs="Arial"/>
          <w:szCs w:val="22"/>
          <w:lang w:val="en-US"/>
        </w:rPr>
      </w:pPr>
      <w:r w:rsidRPr="00E5437E">
        <w:rPr>
          <w:rFonts w:cs="Arial"/>
          <w:szCs w:val="22"/>
          <w:lang w:val="en-US"/>
        </w:rPr>
        <w:t>Abuse of this business travel expenses policy, including falsifying expense reports to reflect costs not incurred by the employee, can be grounds for disciplinary action, up to and including termination of employment.</w:t>
      </w:r>
    </w:p>
    <w:p w14:paraId="44953770" w14:textId="1F2C680F" w:rsidR="006C4B07" w:rsidRPr="00E5437E" w:rsidRDefault="006C4B07" w:rsidP="00CF5742">
      <w:pPr>
        <w:rPr>
          <w:rFonts w:cs="Arial"/>
          <w:sz w:val="20"/>
          <w:szCs w:val="20"/>
          <w:lang w:val="en-US"/>
        </w:rPr>
      </w:pPr>
    </w:p>
    <w:p w14:paraId="6647EB34" w14:textId="263C09FA" w:rsidR="003E26FD" w:rsidRPr="003E26FD" w:rsidRDefault="003E26FD" w:rsidP="003E26FD">
      <w:pPr>
        <w:rPr>
          <w:rFonts w:cs="Arial"/>
          <w:szCs w:val="22"/>
          <w:lang w:val="en-US"/>
        </w:rPr>
      </w:pPr>
    </w:p>
    <w:p w14:paraId="28E7C72C" w14:textId="5BD1D253" w:rsidR="00A0697A" w:rsidRPr="00A0697A" w:rsidRDefault="00A0697A" w:rsidP="006F3B5C">
      <w:pPr>
        <w:autoSpaceDE w:val="0"/>
        <w:autoSpaceDN w:val="0"/>
        <w:adjustRightInd w:val="0"/>
        <w:jc w:val="both"/>
        <w:rPr>
          <w:rFonts w:cs="Arial"/>
          <w:bCs/>
          <w:szCs w:val="22"/>
          <w:lang w:val="en-US"/>
        </w:rPr>
      </w:pPr>
    </w:p>
    <w:p w14:paraId="5ED0B807" w14:textId="176EB0F2" w:rsidR="006C4B07" w:rsidRPr="00E5437E" w:rsidRDefault="006C4B07" w:rsidP="0046656E">
      <w:pPr>
        <w:pStyle w:val="Heading3"/>
      </w:pPr>
      <w:bookmarkStart w:id="222" w:name="_Toc517792634"/>
      <w:bookmarkStart w:id="223" w:name="_Toc517792713"/>
      <w:bookmarkStart w:id="224" w:name="_Toc517862970"/>
      <w:bookmarkStart w:id="225" w:name="_Toc517863274"/>
      <w:bookmarkStart w:id="226" w:name="_Toc517863612"/>
      <w:bookmarkStart w:id="227" w:name="_Toc33304725"/>
      <w:bookmarkStart w:id="228" w:name="_Toc33438574"/>
      <w:r w:rsidRPr="00E5437E">
        <w:t>6.</w:t>
      </w:r>
      <w:r w:rsidR="007850D4">
        <w:t>4</w:t>
      </w:r>
      <w:r w:rsidRPr="00E5437E">
        <w:tab/>
        <w:t>W</w:t>
      </w:r>
      <w:r w:rsidR="00156C34" w:rsidRPr="00E5437E">
        <w:t>orkplace Monitoring</w:t>
      </w:r>
      <w:bookmarkEnd w:id="222"/>
      <w:bookmarkEnd w:id="223"/>
      <w:bookmarkEnd w:id="224"/>
      <w:bookmarkEnd w:id="225"/>
      <w:bookmarkEnd w:id="226"/>
      <w:bookmarkEnd w:id="227"/>
      <w:bookmarkEnd w:id="228"/>
    </w:p>
    <w:p w14:paraId="0830C49B" w14:textId="3F634C26" w:rsidR="006C4B07" w:rsidRPr="00E5437E" w:rsidRDefault="006C4B07" w:rsidP="0093067E">
      <w:pPr>
        <w:jc w:val="both"/>
        <w:rPr>
          <w:rFonts w:cs="Arial"/>
          <w:szCs w:val="22"/>
          <w:lang w:val="en-US"/>
        </w:rPr>
      </w:pPr>
      <w:r w:rsidRPr="00E5437E">
        <w:rPr>
          <w:rFonts w:cs="Arial"/>
          <w:szCs w:val="22"/>
          <w:lang w:val="en-US"/>
        </w:rPr>
        <w:t xml:space="preserve">Workplace monitoring may be conducted by to ensure quality control, employee safety, security, and customer satisfaction. </w:t>
      </w:r>
    </w:p>
    <w:p w14:paraId="51F31C8A" w14:textId="77777777" w:rsidR="006C4B07" w:rsidRPr="00E5437E" w:rsidRDefault="006C4B07" w:rsidP="0093067E">
      <w:pPr>
        <w:jc w:val="both"/>
        <w:rPr>
          <w:rFonts w:cs="Arial"/>
          <w:szCs w:val="22"/>
          <w:lang w:val="en-US"/>
        </w:rPr>
      </w:pPr>
    </w:p>
    <w:p w14:paraId="769AB6BE" w14:textId="559DCAB1" w:rsidR="006C4B07" w:rsidRPr="00E5437E" w:rsidRDefault="006C4B07" w:rsidP="0093067E">
      <w:pPr>
        <w:jc w:val="both"/>
        <w:rPr>
          <w:rFonts w:cs="Arial"/>
          <w:szCs w:val="22"/>
          <w:lang w:val="en-US"/>
        </w:rPr>
      </w:pPr>
      <w:r w:rsidRPr="00E5437E">
        <w:rPr>
          <w:rFonts w:cs="Arial"/>
          <w:szCs w:val="22"/>
          <w:lang w:val="en-US"/>
        </w:rPr>
        <w:t xml:space="preserve">Employees who regularly communicate with customers may have their telephone conversations monitored or recorded. Telephone monitoring is used to identify and correct performance problems through targeted training. Improved job performance enhances our customers' image of </w:t>
      </w:r>
      <w:proofErr w:type="spellStart"/>
      <w:r w:rsidR="00BC25EF">
        <w:rPr>
          <w:lang w:val="en-US"/>
        </w:rPr>
        <w:t>Newera</w:t>
      </w:r>
      <w:proofErr w:type="spellEnd"/>
      <w:r w:rsidRPr="00E5437E">
        <w:rPr>
          <w:rFonts w:cs="Arial"/>
          <w:szCs w:val="22"/>
          <w:lang w:val="en-US"/>
        </w:rPr>
        <w:t xml:space="preserve"> as well as their </w:t>
      </w:r>
      <w:r w:rsidR="00780F11">
        <w:rPr>
          <w:rFonts w:cs="Arial"/>
          <w:szCs w:val="22"/>
          <w:lang w:val="en-US"/>
        </w:rPr>
        <w:t>satisfaction</w:t>
      </w:r>
      <w:r w:rsidRPr="00E5437E">
        <w:rPr>
          <w:rFonts w:cs="Arial"/>
          <w:szCs w:val="22"/>
          <w:lang w:val="en-US"/>
        </w:rPr>
        <w:t xml:space="preserve">. </w:t>
      </w:r>
    </w:p>
    <w:p w14:paraId="28618458" w14:textId="77777777" w:rsidR="006C4B07" w:rsidRPr="00E5437E" w:rsidRDefault="006C4B07" w:rsidP="0093067E">
      <w:pPr>
        <w:jc w:val="both"/>
        <w:rPr>
          <w:rFonts w:cs="Arial"/>
          <w:szCs w:val="22"/>
          <w:lang w:val="en-US"/>
        </w:rPr>
      </w:pPr>
    </w:p>
    <w:p w14:paraId="401EFE68" w14:textId="41F57F17" w:rsidR="006C4B07" w:rsidRPr="00E5437E" w:rsidRDefault="006C4B07" w:rsidP="0093067E">
      <w:pPr>
        <w:jc w:val="both"/>
        <w:rPr>
          <w:rFonts w:cs="Arial"/>
          <w:szCs w:val="22"/>
          <w:lang w:val="en-US"/>
        </w:rPr>
      </w:pPr>
      <w:r w:rsidRPr="00E5437E">
        <w:rPr>
          <w:rFonts w:cs="Arial"/>
          <w:szCs w:val="22"/>
          <w:lang w:val="en-US"/>
        </w:rPr>
        <w:t xml:space="preserve">Computers furnished to employees are the property of </w:t>
      </w:r>
      <w:proofErr w:type="spellStart"/>
      <w:r w:rsidR="00BC25EF">
        <w:rPr>
          <w:lang w:val="en-US"/>
        </w:rPr>
        <w:t>Newera</w:t>
      </w:r>
      <w:proofErr w:type="spellEnd"/>
      <w:r w:rsidR="00780F11">
        <w:rPr>
          <w:rFonts w:cs="Arial"/>
          <w:szCs w:val="22"/>
          <w:lang w:val="en-US"/>
        </w:rPr>
        <w:t>.</w:t>
      </w:r>
      <w:r w:rsidRPr="00E5437E">
        <w:rPr>
          <w:rFonts w:cs="Arial"/>
          <w:szCs w:val="22"/>
          <w:lang w:val="en-US"/>
        </w:rPr>
        <w:t xml:space="preserve"> As such, computer usage and files may be monitored or accessed. </w:t>
      </w:r>
    </w:p>
    <w:p w14:paraId="0012BED7" w14:textId="77777777" w:rsidR="006C4B07" w:rsidRPr="00E5437E" w:rsidRDefault="006C4B07" w:rsidP="0093067E">
      <w:pPr>
        <w:jc w:val="both"/>
        <w:rPr>
          <w:rFonts w:cs="Arial"/>
          <w:szCs w:val="22"/>
          <w:lang w:val="en-US"/>
        </w:rPr>
      </w:pPr>
    </w:p>
    <w:p w14:paraId="6A2FF686" w14:textId="59647EEE" w:rsidR="006C4B07" w:rsidRPr="00E5437E" w:rsidRDefault="006C4B07" w:rsidP="0093067E">
      <w:pPr>
        <w:jc w:val="both"/>
        <w:rPr>
          <w:rFonts w:cs="Arial"/>
          <w:szCs w:val="22"/>
          <w:lang w:val="en-US"/>
        </w:rPr>
      </w:pPr>
      <w:r w:rsidRPr="00E5437E">
        <w:rPr>
          <w:rFonts w:cs="Arial"/>
          <w:szCs w:val="22"/>
          <w:lang w:val="en-US"/>
        </w:rPr>
        <w:t>Employees can request access to information gathered through workplace monitoring that may impact employment decisions. Access will be granted unless there is a legitimate business reason to protect confidentiality or an ongoing investigation.</w:t>
      </w:r>
    </w:p>
    <w:p w14:paraId="4D116A44" w14:textId="77777777" w:rsidR="006C4B07" w:rsidRPr="00E5437E" w:rsidRDefault="006C4B07" w:rsidP="0093067E">
      <w:pPr>
        <w:jc w:val="both"/>
        <w:rPr>
          <w:rFonts w:cs="Arial"/>
          <w:szCs w:val="22"/>
          <w:lang w:val="en-US"/>
        </w:rPr>
      </w:pPr>
    </w:p>
    <w:p w14:paraId="30269649" w14:textId="03CF936A" w:rsidR="00473C18" w:rsidRPr="00E5437E" w:rsidRDefault="006C4B07" w:rsidP="0093067E">
      <w:pPr>
        <w:jc w:val="both"/>
        <w:rPr>
          <w:rFonts w:cs="Arial"/>
          <w:szCs w:val="22"/>
          <w:lang w:val="en-US"/>
        </w:rPr>
      </w:pPr>
      <w:r w:rsidRPr="00E5437E">
        <w:rPr>
          <w:rFonts w:cs="Arial"/>
          <w:szCs w:val="22"/>
          <w:lang w:val="en-US"/>
        </w:rPr>
        <w:t>Because</w:t>
      </w:r>
      <w:r w:rsidR="00BC25EF" w:rsidRPr="00BC25EF">
        <w:rPr>
          <w:lang w:val="en-US"/>
        </w:rPr>
        <w:t xml:space="preserve"> </w:t>
      </w:r>
      <w:proofErr w:type="spellStart"/>
      <w:r w:rsidR="00BC25EF">
        <w:rPr>
          <w:lang w:val="en-US"/>
        </w:rPr>
        <w:t>Newera</w:t>
      </w:r>
      <w:proofErr w:type="spellEnd"/>
      <w:r w:rsidR="00BC25EF" w:rsidRPr="00E5437E">
        <w:rPr>
          <w:rFonts w:cs="Arial"/>
          <w:szCs w:val="22"/>
          <w:lang w:val="en-US"/>
        </w:rPr>
        <w:t xml:space="preserve"> </w:t>
      </w:r>
      <w:r w:rsidRPr="00E5437E">
        <w:rPr>
          <w:rFonts w:cs="Arial"/>
          <w:szCs w:val="22"/>
          <w:lang w:val="en-US"/>
        </w:rPr>
        <w:t>is sensitive to the legitimate privacy rights of employees, every effort will be made to guarantee that workplace monitoring is done in an ethical and respectful manner.</w:t>
      </w:r>
    </w:p>
    <w:p w14:paraId="5360315B" w14:textId="77777777" w:rsidR="00141AB1" w:rsidRPr="00E5437E" w:rsidRDefault="00141AB1" w:rsidP="0093067E">
      <w:pPr>
        <w:jc w:val="both"/>
        <w:rPr>
          <w:rFonts w:cs="Arial"/>
          <w:szCs w:val="22"/>
          <w:lang w:val="en-US"/>
        </w:rPr>
      </w:pPr>
    </w:p>
    <w:p w14:paraId="2C524ACC" w14:textId="3172B5F4" w:rsidR="006C4B07" w:rsidRPr="00E5437E" w:rsidRDefault="006C4B07" w:rsidP="0046656E">
      <w:pPr>
        <w:pStyle w:val="Heading3"/>
      </w:pPr>
      <w:bookmarkStart w:id="229" w:name="_Toc517792635"/>
      <w:bookmarkStart w:id="230" w:name="_Toc517792714"/>
      <w:bookmarkStart w:id="231" w:name="_Toc517862971"/>
      <w:bookmarkStart w:id="232" w:name="_Toc517863275"/>
      <w:bookmarkStart w:id="233" w:name="_Toc517863613"/>
      <w:bookmarkStart w:id="234" w:name="_Toc33304726"/>
      <w:bookmarkStart w:id="235" w:name="_Toc33438575"/>
      <w:r w:rsidRPr="00E5437E">
        <w:t>6.</w:t>
      </w:r>
      <w:r w:rsidR="007850D4">
        <w:t>5</w:t>
      </w:r>
      <w:r w:rsidRPr="00E5437E">
        <w:tab/>
        <w:t>W</w:t>
      </w:r>
      <w:r w:rsidR="00156C34" w:rsidRPr="00E5437E">
        <w:t>orkplace</w:t>
      </w:r>
      <w:r w:rsidRPr="00E5437E">
        <w:t xml:space="preserve"> V</w:t>
      </w:r>
      <w:r w:rsidR="00156C34" w:rsidRPr="00E5437E">
        <w:t xml:space="preserve">iolence </w:t>
      </w:r>
      <w:r w:rsidRPr="00E5437E">
        <w:t>P</w:t>
      </w:r>
      <w:r w:rsidR="00156C34" w:rsidRPr="00E5437E">
        <w:t>revention</w:t>
      </w:r>
      <w:bookmarkEnd w:id="229"/>
      <w:bookmarkEnd w:id="230"/>
      <w:bookmarkEnd w:id="231"/>
      <w:bookmarkEnd w:id="232"/>
      <w:bookmarkEnd w:id="233"/>
      <w:bookmarkEnd w:id="234"/>
      <w:bookmarkEnd w:id="235"/>
    </w:p>
    <w:p w14:paraId="6C0C4CAC" w14:textId="2650CD4C" w:rsidR="006C4B07" w:rsidRPr="00E5437E" w:rsidRDefault="00BC25EF" w:rsidP="0093067E">
      <w:pPr>
        <w:autoSpaceDE w:val="0"/>
        <w:autoSpaceDN w:val="0"/>
        <w:adjustRightInd w:val="0"/>
        <w:jc w:val="both"/>
        <w:rPr>
          <w:rFonts w:cs="Arial"/>
          <w:szCs w:val="22"/>
          <w:lang w:val="en-US"/>
        </w:rPr>
      </w:pPr>
      <w:proofErr w:type="spellStart"/>
      <w:r>
        <w:rPr>
          <w:lang w:val="en-US"/>
        </w:rPr>
        <w:t>Newera</w:t>
      </w:r>
      <w:proofErr w:type="spellEnd"/>
      <w:r w:rsidR="006C4B07" w:rsidRPr="00E5437E">
        <w:rPr>
          <w:rFonts w:cs="Arial"/>
          <w:szCs w:val="22"/>
          <w:lang w:val="en-US"/>
        </w:rPr>
        <w:t xml:space="preserve"> is committed to preventing workplace violence and to maintaining a safe work en</w:t>
      </w:r>
      <w:r w:rsidR="007848AA" w:rsidRPr="00E5437E">
        <w:rPr>
          <w:rFonts w:cs="Arial"/>
          <w:szCs w:val="22"/>
          <w:lang w:val="en-US"/>
        </w:rPr>
        <w:t xml:space="preserve">vironment. </w:t>
      </w:r>
      <w:proofErr w:type="spellStart"/>
      <w:r>
        <w:rPr>
          <w:lang w:val="en-US"/>
        </w:rPr>
        <w:t>Newera</w:t>
      </w:r>
      <w:proofErr w:type="spellEnd"/>
      <w:r w:rsidR="006C4B07" w:rsidRPr="00E5437E">
        <w:rPr>
          <w:rFonts w:cs="Arial"/>
          <w:szCs w:val="22"/>
          <w:lang w:val="en-US"/>
        </w:rPr>
        <w:t xml:space="preserve"> has adopted the following guidelines to deal with intimidation, harassment, or other threats of (or actual) violence that may occur during business hours or on its premises.</w:t>
      </w:r>
    </w:p>
    <w:p w14:paraId="2EE65726" w14:textId="77777777" w:rsidR="006C4B07" w:rsidRPr="00E5437E" w:rsidRDefault="006C4B07" w:rsidP="0093067E">
      <w:pPr>
        <w:autoSpaceDE w:val="0"/>
        <w:autoSpaceDN w:val="0"/>
        <w:adjustRightInd w:val="0"/>
        <w:jc w:val="both"/>
        <w:rPr>
          <w:rFonts w:cs="Arial"/>
          <w:szCs w:val="22"/>
          <w:lang w:val="en-US"/>
        </w:rPr>
      </w:pPr>
    </w:p>
    <w:p w14:paraId="1C1C9CCA" w14:textId="0DB1B432" w:rsidR="004D7E9E" w:rsidRPr="00E5437E" w:rsidRDefault="006C4B07" w:rsidP="004D7E9E">
      <w:pPr>
        <w:autoSpaceDE w:val="0"/>
        <w:autoSpaceDN w:val="0"/>
        <w:adjustRightInd w:val="0"/>
        <w:jc w:val="both"/>
        <w:rPr>
          <w:rFonts w:cs="Arial"/>
          <w:szCs w:val="22"/>
          <w:lang w:val="en-US"/>
        </w:rPr>
      </w:pPr>
      <w:r w:rsidRPr="00E5437E">
        <w:rPr>
          <w:rFonts w:cs="Arial"/>
          <w:szCs w:val="22"/>
          <w:lang w:val="en-US"/>
        </w:rPr>
        <w:t xml:space="preserve">All employees, including supervisors and temporary employees, should be treated with courtesy and respect at all times. Employees are expected to refrain from fighting, "horseplay," or other conduct that may be dangerous to others. </w:t>
      </w:r>
    </w:p>
    <w:p w14:paraId="7A8B25C4" w14:textId="77777777" w:rsidR="006C4B07" w:rsidRPr="00E5437E" w:rsidRDefault="006C4B07" w:rsidP="0093067E">
      <w:pPr>
        <w:autoSpaceDE w:val="0"/>
        <w:autoSpaceDN w:val="0"/>
        <w:adjustRightInd w:val="0"/>
        <w:jc w:val="both"/>
        <w:rPr>
          <w:rFonts w:cs="Arial"/>
          <w:szCs w:val="22"/>
          <w:lang w:val="en-US"/>
        </w:rPr>
      </w:pPr>
    </w:p>
    <w:p w14:paraId="4734D3B4" w14:textId="53E9BCF2" w:rsidR="006C4B07" w:rsidRPr="00E5437E" w:rsidRDefault="006C4B07" w:rsidP="0093067E">
      <w:pPr>
        <w:autoSpaceDE w:val="0"/>
        <w:autoSpaceDN w:val="0"/>
        <w:adjustRightInd w:val="0"/>
        <w:jc w:val="both"/>
        <w:rPr>
          <w:rFonts w:cs="Arial"/>
          <w:szCs w:val="22"/>
          <w:lang w:val="en-US"/>
        </w:rPr>
      </w:pPr>
      <w:r w:rsidRPr="00E5437E">
        <w:rPr>
          <w:rFonts w:cs="Arial"/>
          <w:szCs w:val="22"/>
          <w:lang w:val="en-US"/>
        </w:rPr>
        <w:t xml:space="preserve">Conduct that threatens, intimidates, or coerces another employee, a customer, or a member of the public at any time, including off-duty periods, will not be tolerated. This prohibition includes all acts of harassment, including harassment that is based on </w:t>
      </w:r>
      <w:r w:rsidRPr="00815C32">
        <w:rPr>
          <w:rFonts w:cs="Arial"/>
          <w:szCs w:val="22"/>
          <w:lang w:val="en-US"/>
        </w:rPr>
        <w:t>an individual's sex,</w:t>
      </w:r>
      <w:r w:rsidRPr="00E5437E">
        <w:rPr>
          <w:rFonts w:cs="Arial"/>
          <w:szCs w:val="22"/>
          <w:lang w:val="en-US"/>
        </w:rPr>
        <w:t xml:space="preserve"> race, age, or any </w:t>
      </w:r>
      <w:r w:rsidR="00CC3FC7" w:rsidRPr="00E5437E">
        <w:rPr>
          <w:rFonts w:cs="Arial"/>
          <w:szCs w:val="22"/>
          <w:lang w:val="en-US"/>
        </w:rPr>
        <w:t>characteristic</w:t>
      </w:r>
      <w:r w:rsidR="00231D82">
        <w:rPr>
          <w:rFonts w:cs="Arial"/>
          <w:szCs w:val="22"/>
          <w:lang w:val="en-US"/>
        </w:rPr>
        <w:t xml:space="preserve"> protected by the laws of Saudi Arabia</w:t>
      </w:r>
      <w:r w:rsidR="00CC3FC7" w:rsidRPr="00E5437E">
        <w:rPr>
          <w:rFonts w:cs="Arial"/>
          <w:szCs w:val="22"/>
          <w:lang w:val="en-US"/>
        </w:rPr>
        <w:t>.</w:t>
      </w:r>
    </w:p>
    <w:p w14:paraId="50AA71D6" w14:textId="77777777" w:rsidR="006C4B07" w:rsidRPr="00E5437E" w:rsidRDefault="006C4B07" w:rsidP="0093067E">
      <w:pPr>
        <w:autoSpaceDE w:val="0"/>
        <w:autoSpaceDN w:val="0"/>
        <w:adjustRightInd w:val="0"/>
        <w:jc w:val="both"/>
        <w:rPr>
          <w:rFonts w:cs="Arial"/>
          <w:szCs w:val="22"/>
          <w:lang w:val="en-US"/>
        </w:rPr>
      </w:pPr>
    </w:p>
    <w:p w14:paraId="35DE0997" w14:textId="7FE8BB60" w:rsidR="006C4B07" w:rsidRPr="00E5437E" w:rsidRDefault="006C4B07" w:rsidP="006B6141">
      <w:pPr>
        <w:autoSpaceDE w:val="0"/>
        <w:autoSpaceDN w:val="0"/>
        <w:adjustRightInd w:val="0"/>
        <w:jc w:val="both"/>
        <w:rPr>
          <w:rFonts w:cs="Arial"/>
          <w:szCs w:val="22"/>
          <w:lang w:val="en-US"/>
        </w:rPr>
      </w:pPr>
      <w:r w:rsidRPr="00E5437E">
        <w:rPr>
          <w:rFonts w:cs="Arial"/>
          <w:szCs w:val="22"/>
          <w:lang w:val="en-US"/>
        </w:rPr>
        <w:t xml:space="preserve">All threats of (or actual) violence, both direct and indirect, should be reported as soon as possible to your immediate </w:t>
      </w:r>
      <w:r w:rsidRPr="00815C32">
        <w:rPr>
          <w:rFonts w:cs="Arial"/>
          <w:szCs w:val="22"/>
          <w:lang w:val="en-US"/>
        </w:rPr>
        <w:t xml:space="preserve">supervisor or </w:t>
      </w:r>
      <w:r w:rsidR="006B6141" w:rsidRPr="006B6141">
        <w:rPr>
          <w:rFonts w:cs="Arial"/>
          <w:szCs w:val="22"/>
        </w:rPr>
        <w:t xml:space="preserve">the compliance officer </w:t>
      </w:r>
      <w:r w:rsidR="00A13019">
        <w:rPr>
          <w:rFonts w:cs="Arial"/>
          <w:szCs w:val="22"/>
        </w:rPr>
        <w:t>and/</w:t>
      </w:r>
      <w:r w:rsidR="00A13019" w:rsidRPr="00624DA8">
        <w:rPr>
          <w:rFonts w:cs="Arial"/>
          <w:szCs w:val="22"/>
        </w:rPr>
        <w:t>or</w:t>
      </w:r>
      <w:r w:rsidR="00A13019" w:rsidRPr="006B6141">
        <w:rPr>
          <w:rFonts w:cs="Arial"/>
          <w:szCs w:val="22"/>
        </w:rPr>
        <w:t xml:space="preserve"> </w:t>
      </w:r>
      <w:r w:rsidR="006B6141" w:rsidRPr="006B6141">
        <w:rPr>
          <w:rFonts w:cs="Arial"/>
          <w:szCs w:val="22"/>
        </w:rPr>
        <w:t>the HR officer</w:t>
      </w:r>
      <w:r w:rsidRPr="00E5437E">
        <w:rPr>
          <w:rFonts w:cs="Arial"/>
          <w:szCs w:val="22"/>
          <w:lang w:val="en-US"/>
        </w:rPr>
        <w:t>. This includes threats by employees, as well as threats by customers, vendors, , or other members of the public. When reporting a threat of violence, you should be as specific and detailed as possible.</w:t>
      </w:r>
    </w:p>
    <w:p w14:paraId="2222C072" w14:textId="77777777" w:rsidR="006C4B07" w:rsidRPr="00E5437E" w:rsidRDefault="006C4B07" w:rsidP="0093067E">
      <w:pPr>
        <w:autoSpaceDE w:val="0"/>
        <w:autoSpaceDN w:val="0"/>
        <w:adjustRightInd w:val="0"/>
        <w:jc w:val="both"/>
        <w:rPr>
          <w:rFonts w:cs="Arial"/>
          <w:szCs w:val="22"/>
          <w:lang w:val="en-US"/>
        </w:rPr>
      </w:pPr>
    </w:p>
    <w:p w14:paraId="2A3DA00B" w14:textId="77777777" w:rsidR="006C4B07" w:rsidRPr="00E5437E" w:rsidRDefault="006C4B07" w:rsidP="0093067E">
      <w:pPr>
        <w:autoSpaceDE w:val="0"/>
        <w:autoSpaceDN w:val="0"/>
        <w:adjustRightInd w:val="0"/>
        <w:jc w:val="both"/>
        <w:rPr>
          <w:rFonts w:cs="Arial"/>
          <w:szCs w:val="22"/>
          <w:lang w:val="en-US"/>
        </w:rPr>
      </w:pPr>
      <w:r w:rsidRPr="00E5437E">
        <w:rPr>
          <w:rFonts w:cs="Arial"/>
          <w:szCs w:val="22"/>
          <w:lang w:val="en-US"/>
        </w:rPr>
        <w:t>All suspicious individuals or activities should also be reported as soon as possible to a supervisor. Do not place yourself in peril. If you see or hear a commotion or disturbance near your workstation, do not try to intercede or see what is happening.</w:t>
      </w:r>
    </w:p>
    <w:p w14:paraId="19319C8A" w14:textId="77777777" w:rsidR="006C4B07" w:rsidRPr="00E5437E" w:rsidRDefault="006C4B07" w:rsidP="0093067E">
      <w:pPr>
        <w:autoSpaceDE w:val="0"/>
        <w:autoSpaceDN w:val="0"/>
        <w:adjustRightInd w:val="0"/>
        <w:jc w:val="both"/>
        <w:rPr>
          <w:rFonts w:cs="Arial"/>
          <w:szCs w:val="22"/>
          <w:lang w:val="en-US"/>
        </w:rPr>
      </w:pPr>
    </w:p>
    <w:p w14:paraId="1F4F2C1B" w14:textId="7E27160F" w:rsidR="006C4B07" w:rsidRPr="00E5437E" w:rsidRDefault="00BC25EF" w:rsidP="0093067E">
      <w:pPr>
        <w:autoSpaceDE w:val="0"/>
        <w:autoSpaceDN w:val="0"/>
        <w:adjustRightInd w:val="0"/>
        <w:jc w:val="both"/>
        <w:rPr>
          <w:rFonts w:cs="Arial"/>
          <w:szCs w:val="22"/>
          <w:lang w:val="en-US"/>
        </w:rPr>
      </w:pPr>
      <w:proofErr w:type="spellStart"/>
      <w:r>
        <w:rPr>
          <w:lang w:val="en-US"/>
        </w:rPr>
        <w:t>Newera</w:t>
      </w:r>
      <w:proofErr w:type="spellEnd"/>
      <w:r w:rsidR="006C4B07" w:rsidRPr="00E5437E">
        <w:rPr>
          <w:rFonts w:cs="Arial"/>
          <w:szCs w:val="22"/>
          <w:lang w:val="en-US"/>
        </w:rPr>
        <w:t xml:space="preserve"> will promptly and thoroughly investigate all reports of threats of (or actual) violence and of suspicious individuals or activities. The identity of the individual making a report will be protected as much as is practical. </w:t>
      </w:r>
      <w:proofErr w:type="gramStart"/>
      <w:r w:rsidR="006C4B07" w:rsidRPr="00E5437E">
        <w:rPr>
          <w:rFonts w:cs="Arial"/>
          <w:szCs w:val="22"/>
          <w:lang w:val="en-US"/>
        </w:rPr>
        <w:t>In order to</w:t>
      </w:r>
      <w:proofErr w:type="gramEnd"/>
      <w:r w:rsidR="006C4B07" w:rsidRPr="00E5437E">
        <w:rPr>
          <w:rFonts w:cs="Arial"/>
          <w:szCs w:val="22"/>
          <w:lang w:val="en-US"/>
        </w:rPr>
        <w:t xml:space="preserve"> maintain workplace safety and the integrity of its investigation, </w:t>
      </w:r>
      <w:proofErr w:type="spellStart"/>
      <w:r>
        <w:rPr>
          <w:lang w:val="en-US"/>
        </w:rPr>
        <w:t>Newera</w:t>
      </w:r>
      <w:proofErr w:type="spellEnd"/>
      <w:r w:rsidR="006C4B07" w:rsidRPr="00E5437E">
        <w:rPr>
          <w:rFonts w:cs="Arial"/>
          <w:szCs w:val="22"/>
          <w:lang w:val="en-US"/>
        </w:rPr>
        <w:t xml:space="preserve"> may suspend employees, either with or without pay, pending investigation.</w:t>
      </w:r>
    </w:p>
    <w:p w14:paraId="3B5BD6B5" w14:textId="77777777" w:rsidR="006C4B07" w:rsidRPr="00E5437E" w:rsidRDefault="006C4B07" w:rsidP="0093067E">
      <w:pPr>
        <w:autoSpaceDE w:val="0"/>
        <w:autoSpaceDN w:val="0"/>
        <w:adjustRightInd w:val="0"/>
        <w:jc w:val="both"/>
        <w:rPr>
          <w:rFonts w:cs="Arial"/>
          <w:szCs w:val="22"/>
          <w:lang w:val="en-US"/>
        </w:rPr>
      </w:pPr>
    </w:p>
    <w:p w14:paraId="4D48C1DC" w14:textId="77777777" w:rsidR="006C4B07" w:rsidRPr="00E5437E" w:rsidRDefault="006C4B07" w:rsidP="0093067E">
      <w:pPr>
        <w:autoSpaceDE w:val="0"/>
        <w:autoSpaceDN w:val="0"/>
        <w:adjustRightInd w:val="0"/>
        <w:jc w:val="both"/>
        <w:rPr>
          <w:rFonts w:cs="Arial"/>
          <w:szCs w:val="22"/>
          <w:lang w:val="en-US"/>
        </w:rPr>
      </w:pPr>
      <w:r w:rsidRPr="00E5437E">
        <w:rPr>
          <w:rFonts w:cs="Arial"/>
          <w:szCs w:val="22"/>
          <w:lang w:val="en-US"/>
        </w:rPr>
        <w:t>Anyone determined to be responsible for threats of (or actual) violence or other conduct that is in violation of these guidelines will be subject to prompt disciplinary action up to and including termination of employment.</w:t>
      </w:r>
    </w:p>
    <w:p w14:paraId="7B41E22B" w14:textId="77777777" w:rsidR="006C4B07" w:rsidRPr="00E5437E" w:rsidRDefault="006C4B07" w:rsidP="0093067E">
      <w:pPr>
        <w:autoSpaceDE w:val="0"/>
        <w:autoSpaceDN w:val="0"/>
        <w:adjustRightInd w:val="0"/>
        <w:jc w:val="both"/>
        <w:rPr>
          <w:rFonts w:cs="Arial"/>
          <w:szCs w:val="22"/>
          <w:lang w:val="en-US"/>
        </w:rPr>
      </w:pPr>
    </w:p>
    <w:p w14:paraId="298E963D" w14:textId="2E0E92C2" w:rsidR="00003C9D" w:rsidRDefault="00BC25EF" w:rsidP="0093067E">
      <w:pPr>
        <w:jc w:val="both"/>
        <w:rPr>
          <w:rFonts w:cs="Arial"/>
          <w:szCs w:val="22"/>
          <w:lang w:val="en-US"/>
        </w:rPr>
      </w:pPr>
      <w:proofErr w:type="spellStart"/>
      <w:r>
        <w:rPr>
          <w:lang w:val="en-US"/>
        </w:rPr>
        <w:t>Newera</w:t>
      </w:r>
      <w:proofErr w:type="spellEnd"/>
      <w:r w:rsidR="006C4B07" w:rsidRPr="00E5437E">
        <w:rPr>
          <w:rFonts w:cs="Arial"/>
          <w:szCs w:val="22"/>
          <w:lang w:val="en-US"/>
        </w:rPr>
        <w:t xml:space="preserve"> encourages employees to bring their disputes or differences with other employees to the attention of their supervisors or the </w:t>
      </w:r>
      <w:r w:rsidR="007216D1">
        <w:rPr>
          <w:rFonts w:cs="Arial"/>
          <w:szCs w:val="22"/>
          <w:lang w:val="en-US"/>
        </w:rPr>
        <w:t>Operations Manager</w:t>
      </w:r>
      <w:r w:rsidR="006C4B07" w:rsidRPr="00E5437E">
        <w:rPr>
          <w:rFonts w:cs="Arial"/>
          <w:szCs w:val="22"/>
          <w:lang w:val="en-US"/>
        </w:rPr>
        <w:t xml:space="preserve"> before the situation escalates into potential violence. </w:t>
      </w:r>
      <w:proofErr w:type="spellStart"/>
      <w:r>
        <w:rPr>
          <w:lang w:val="en-US"/>
        </w:rPr>
        <w:t>Newera</w:t>
      </w:r>
      <w:proofErr w:type="spellEnd"/>
      <w:r w:rsidR="006C4B07" w:rsidRPr="00E5437E">
        <w:rPr>
          <w:rFonts w:cs="Arial"/>
          <w:szCs w:val="22"/>
          <w:lang w:val="en-US"/>
        </w:rPr>
        <w:t xml:space="preserve"> is eager to assist in the resolution of employee disputes</w:t>
      </w:r>
      <w:r w:rsidR="00003C9D" w:rsidRPr="00E5437E">
        <w:rPr>
          <w:rFonts w:cs="Arial"/>
          <w:szCs w:val="22"/>
          <w:lang w:val="en-US"/>
        </w:rPr>
        <w:t xml:space="preserve"> </w:t>
      </w:r>
      <w:r w:rsidR="006C4B07" w:rsidRPr="00E5437E">
        <w:rPr>
          <w:rFonts w:cs="Arial"/>
          <w:szCs w:val="22"/>
          <w:lang w:val="en-US"/>
        </w:rPr>
        <w:t>and will not discipline</w:t>
      </w:r>
      <w:r w:rsidR="00003C9D" w:rsidRPr="00E5437E">
        <w:rPr>
          <w:rFonts w:cs="Arial"/>
          <w:szCs w:val="22"/>
          <w:lang w:val="en-US"/>
        </w:rPr>
        <w:t xml:space="preserve"> </w:t>
      </w:r>
      <w:r w:rsidR="006C4B07" w:rsidRPr="00E5437E">
        <w:rPr>
          <w:rFonts w:cs="Arial"/>
          <w:szCs w:val="22"/>
          <w:lang w:val="en-US"/>
        </w:rPr>
        <w:t>employees</w:t>
      </w:r>
      <w:r w:rsidR="00003C9D" w:rsidRPr="00E5437E">
        <w:rPr>
          <w:rFonts w:cs="Arial"/>
          <w:szCs w:val="22"/>
          <w:lang w:val="en-US"/>
        </w:rPr>
        <w:t xml:space="preserve"> </w:t>
      </w:r>
      <w:r w:rsidR="006C4B07" w:rsidRPr="00E5437E">
        <w:rPr>
          <w:rFonts w:cs="Arial"/>
          <w:szCs w:val="22"/>
          <w:lang w:val="en-US"/>
        </w:rPr>
        <w:t>for</w:t>
      </w:r>
      <w:r w:rsidR="00003C9D" w:rsidRPr="00E5437E">
        <w:rPr>
          <w:rFonts w:cs="Arial"/>
          <w:szCs w:val="22"/>
          <w:lang w:val="en-US"/>
        </w:rPr>
        <w:t xml:space="preserve"> </w:t>
      </w:r>
      <w:r w:rsidR="006C4B07" w:rsidRPr="00E5437E">
        <w:rPr>
          <w:rFonts w:cs="Arial"/>
          <w:szCs w:val="22"/>
          <w:lang w:val="en-US"/>
        </w:rPr>
        <w:t>raising</w:t>
      </w:r>
      <w:r w:rsidR="00003C9D" w:rsidRPr="00E5437E">
        <w:rPr>
          <w:rFonts w:cs="Arial"/>
          <w:szCs w:val="22"/>
          <w:lang w:val="en-US"/>
        </w:rPr>
        <w:t xml:space="preserve"> </w:t>
      </w:r>
      <w:r w:rsidR="006C4B07" w:rsidRPr="00E5437E">
        <w:rPr>
          <w:rFonts w:cs="Arial"/>
          <w:szCs w:val="22"/>
          <w:lang w:val="en-US"/>
        </w:rPr>
        <w:t>such</w:t>
      </w:r>
      <w:r w:rsidR="00003C9D" w:rsidRPr="00E5437E">
        <w:rPr>
          <w:rFonts w:cs="Arial"/>
          <w:szCs w:val="22"/>
          <w:lang w:val="en-US"/>
        </w:rPr>
        <w:t xml:space="preserve"> </w:t>
      </w:r>
      <w:r w:rsidR="006C4B07" w:rsidRPr="00E5437E">
        <w:rPr>
          <w:rFonts w:cs="Arial"/>
          <w:szCs w:val="22"/>
          <w:lang w:val="en-US"/>
        </w:rPr>
        <w:t>concerns</w:t>
      </w:r>
      <w:r w:rsidR="00003C9D" w:rsidRPr="00E5437E">
        <w:rPr>
          <w:rFonts w:cs="Arial"/>
          <w:szCs w:val="22"/>
          <w:lang w:val="en-US"/>
        </w:rPr>
        <w:t>.</w:t>
      </w:r>
    </w:p>
    <w:p w14:paraId="30D7D2FB" w14:textId="77777777" w:rsidR="004D7E9E" w:rsidRPr="00E5437E" w:rsidRDefault="004D7E9E" w:rsidP="0093067E">
      <w:pPr>
        <w:jc w:val="both"/>
        <w:rPr>
          <w:rFonts w:cs="Arial"/>
          <w:szCs w:val="22"/>
          <w:lang w:val="en-US"/>
        </w:rPr>
      </w:pPr>
    </w:p>
    <w:p w14:paraId="4539B087" w14:textId="61219612" w:rsidR="004D7E9E" w:rsidRDefault="004D7E9E" w:rsidP="004D7E9E">
      <w:pPr>
        <w:pStyle w:val="Heading3"/>
      </w:pPr>
      <w:r w:rsidRPr="00E5437E">
        <w:lastRenderedPageBreak/>
        <w:t>6.</w:t>
      </w:r>
      <w:r>
        <w:t>6</w:t>
      </w:r>
      <w:r w:rsidRPr="00E5437E">
        <w:tab/>
      </w:r>
      <w:r w:rsidR="00C11BCA">
        <w:t>R</w:t>
      </w:r>
      <w:r w:rsidR="00C11BCA" w:rsidRPr="00C11BCA">
        <w:t>eporting channels and whistleblowing</w:t>
      </w:r>
    </w:p>
    <w:p w14:paraId="46634617" w14:textId="1C0AB7BE" w:rsidR="00655ECE" w:rsidRDefault="00655ECE" w:rsidP="00655ECE">
      <w:pPr>
        <w:rPr>
          <w:rtl/>
        </w:rPr>
      </w:pPr>
      <w:r w:rsidRPr="00655ECE">
        <w:t xml:space="preserve">At </w:t>
      </w:r>
      <w:r w:rsidRPr="00655ECE">
        <w:rPr>
          <w:b/>
          <w:bCs/>
        </w:rPr>
        <w:t>Newera.ai</w:t>
      </w:r>
      <w:r w:rsidRPr="00655ECE">
        <w:t>, we are committed to providing secure and confidential channels for reporting any illegal or unethical behavior within the company. We ensure that whistleblowers are protected from any form of retaliation or negative consequences, in line with Saudi labor laws</w:t>
      </w:r>
    </w:p>
    <w:p w14:paraId="7BD4084E" w14:textId="22370F40" w:rsidR="00655ECE" w:rsidRPr="00655ECE" w:rsidRDefault="00655ECE" w:rsidP="00655ECE">
      <w:pPr>
        <w:rPr>
          <w:rtl/>
        </w:rPr>
      </w:pPr>
      <w:r w:rsidRPr="00655ECE">
        <w:t>We emphasize the confidentiality of all reports and are committed to protecting the identity of whistleblowers. We encourage employees to report any violations in good faith to ensure a safe and compliant work environment</w:t>
      </w:r>
      <w:r>
        <w:rPr>
          <w:rFonts w:hint="cs"/>
          <w:rtl/>
        </w:rPr>
        <w:t>ز</w:t>
      </w:r>
    </w:p>
    <w:p w14:paraId="05A95B17" w14:textId="77777777" w:rsidR="006C4B07" w:rsidRPr="00E5437E" w:rsidRDefault="006C4B07" w:rsidP="00432BE4">
      <w:pPr>
        <w:pStyle w:val="Heading2"/>
        <w:rPr>
          <w:szCs w:val="44"/>
        </w:rPr>
      </w:pPr>
      <w:bookmarkStart w:id="236" w:name="_Toc517792636"/>
      <w:bookmarkStart w:id="237" w:name="_Toc517792715"/>
      <w:bookmarkStart w:id="238" w:name="_Toc517862972"/>
      <w:bookmarkStart w:id="239" w:name="_Toc517863276"/>
      <w:bookmarkStart w:id="240" w:name="_Toc517863614"/>
      <w:bookmarkStart w:id="241" w:name="_Toc33304727"/>
      <w:bookmarkStart w:id="242" w:name="_Toc33438576"/>
      <w:r w:rsidRPr="00E5437E">
        <w:t>7.</w:t>
      </w:r>
      <w:r w:rsidRPr="00E5437E">
        <w:tab/>
        <w:t>E</w:t>
      </w:r>
      <w:r w:rsidR="002703ED" w:rsidRPr="00E5437E">
        <w:t>mployee Conduct &amp;</w:t>
      </w:r>
      <w:r w:rsidR="00087A8B" w:rsidRPr="00E5437E">
        <w:t xml:space="preserve"> </w:t>
      </w:r>
      <w:r w:rsidR="002703ED" w:rsidRPr="00E5437E">
        <w:t>Disciplinary Action</w:t>
      </w:r>
      <w:bookmarkEnd w:id="236"/>
      <w:bookmarkEnd w:id="237"/>
      <w:bookmarkEnd w:id="238"/>
      <w:bookmarkEnd w:id="239"/>
      <w:bookmarkEnd w:id="240"/>
      <w:bookmarkEnd w:id="241"/>
      <w:bookmarkEnd w:id="242"/>
    </w:p>
    <w:p w14:paraId="4D182EB0" w14:textId="77777777" w:rsidR="006C4B07" w:rsidRPr="00E5437E" w:rsidRDefault="006C4B07" w:rsidP="0046656E">
      <w:pPr>
        <w:pStyle w:val="Heading3"/>
      </w:pPr>
      <w:bookmarkStart w:id="243" w:name="_Toc517792637"/>
      <w:bookmarkStart w:id="244" w:name="_Toc517792716"/>
      <w:bookmarkStart w:id="245" w:name="_Toc517862973"/>
      <w:bookmarkStart w:id="246" w:name="_Toc517863277"/>
      <w:bookmarkStart w:id="247" w:name="_Toc517863615"/>
      <w:bookmarkStart w:id="248" w:name="_Toc33304728"/>
      <w:bookmarkStart w:id="249" w:name="_Toc33438577"/>
      <w:r w:rsidRPr="00E5437E">
        <w:t>7.1</w:t>
      </w:r>
      <w:r w:rsidRPr="00E5437E">
        <w:tab/>
        <w:t>E</w:t>
      </w:r>
      <w:r w:rsidR="002703ED" w:rsidRPr="00E5437E">
        <w:t>mployee Conduct and Work Rules</w:t>
      </w:r>
      <w:bookmarkEnd w:id="243"/>
      <w:bookmarkEnd w:id="244"/>
      <w:bookmarkEnd w:id="245"/>
      <w:bookmarkEnd w:id="246"/>
      <w:bookmarkEnd w:id="247"/>
      <w:bookmarkEnd w:id="248"/>
      <w:bookmarkEnd w:id="249"/>
    </w:p>
    <w:p w14:paraId="33C3EBA8" w14:textId="0BC45108" w:rsidR="006C4B07" w:rsidRPr="00E5437E" w:rsidRDefault="006C4B07" w:rsidP="00003C9D">
      <w:pPr>
        <w:jc w:val="both"/>
        <w:rPr>
          <w:rFonts w:cs="Arial"/>
          <w:szCs w:val="22"/>
          <w:lang w:val="en-US"/>
        </w:rPr>
      </w:pPr>
      <w:r w:rsidRPr="00E5437E">
        <w:rPr>
          <w:rFonts w:cs="Arial"/>
          <w:szCs w:val="22"/>
          <w:lang w:val="en-US"/>
        </w:rPr>
        <w:t xml:space="preserve">To ensure orderly operations and provide the best possible work environment, </w:t>
      </w:r>
      <w:proofErr w:type="spellStart"/>
      <w:r w:rsidR="00BC25EF">
        <w:rPr>
          <w:lang w:val="en-US"/>
        </w:rPr>
        <w:t>Newera</w:t>
      </w:r>
      <w:proofErr w:type="spellEnd"/>
      <w:r w:rsidRPr="00E5437E">
        <w:rPr>
          <w:rFonts w:cs="Arial"/>
          <w:szCs w:val="22"/>
          <w:lang w:val="en-US"/>
        </w:rPr>
        <w:t xml:space="preserve"> expects employees to follow rules of conduct that will protect the interests and safety of all employees and the organization. </w:t>
      </w:r>
    </w:p>
    <w:p w14:paraId="7E345E13" w14:textId="77777777" w:rsidR="006C4B07" w:rsidRPr="00E5437E" w:rsidRDefault="006C4B07" w:rsidP="00003C9D">
      <w:pPr>
        <w:jc w:val="both"/>
        <w:rPr>
          <w:rFonts w:cs="Arial"/>
          <w:szCs w:val="22"/>
          <w:lang w:val="en-US"/>
        </w:rPr>
      </w:pPr>
    </w:p>
    <w:p w14:paraId="3A09FB22" w14:textId="77777777" w:rsidR="006C4B07" w:rsidRPr="00E5437E" w:rsidRDefault="006C4B07" w:rsidP="00BE1A79">
      <w:pPr>
        <w:jc w:val="both"/>
        <w:rPr>
          <w:rFonts w:cs="Arial"/>
          <w:szCs w:val="22"/>
          <w:lang w:val="en-US"/>
        </w:rPr>
      </w:pPr>
      <w:r w:rsidRPr="00E5437E">
        <w:rPr>
          <w:rFonts w:cs="Arial"/>
          <w:szCs w:val="22"/>
          <w:lang w:val="en-US"/>
        </w:rPr>
        <w:t>It is not possible to list all the forms of behavior that are considered unacceptable in the workplace. The following are examples of infractions of rules of conduct that may result in disciplinary action, up to and including termination of employment:</w:t>
      </w:r>
    </w:p>
    <w:p w14:paraId="2BF4277C" w14:textId="7E4A23F3" w:rsidR="006C4B07" w:rsidRPr="00E5437E" w:rsidRDefault="001302CE" w:rsidP="00003C9D">
      <w:pPr>
        <w:autoSpaceDE w:val="0"/>
        <w:autoSpaceDN w:val="0"/>
        <w:adjustRightInd w:val="0"/>
        <w:jc w:val="both"/>
        <w:rPr>
          <w:rFonts w:cs="Arial"/>
          <w:szCs w:val="22"/>
          <w:lang w:val="en-US"/>
        </w:rPr>
      </w:pPr>
      <w:r>
        <w:rPr>
          <w:noProof/>
          <w:lang w:val="en-US"/>
        </w:rPr>
        <w:lastRenderedPageBreak/>
        <mc:AlternateContent>
          <mc:Choice Requires="wps">
            <w:drawing>
              <wp:anchor distT="0" distB="0" distL="114300" distR="114300" simplePos="0" relativeHeight="251658244" behindDoc="0" locked="0" layoutInCell="1" allowOverlap="1" wp14:anchorId="112AD223" wp14:editId="04B66580">
                <wp:simplePos x="0" y="0"/>
                <wp:positionH relativeFrom="margin">
                  <wp:posOffset>-7620</wp:posOffset>
                </wp:positionH>
                <wp:positionV relativeFrom="paragraph">
                  <wp:posOffset>285115</wp:posOffset>
                </wp:positionV>
                <wp:extent cx="5604510" cy="4933950"/>
                <wp:effectExtent l="0" t="0" r="15240" b="19050"/>
                <wp:wrapSquare wrapText="bothSides"/>
                <wp:docPr id="2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4510" cy="4933950"/>
                        </a:xfrm>
                        <a:prstGeom prst="rect">
                          <a:avLst/>
                        </a:prstGeom>
                        <a:solidFill>
                          <a:srgbClr val="F2F2F2"/>
                        </a:solidFill>
                        <a:ln w="6350">
                          <a:solidFill>
                            <a:srgbClr val="D9D9D9"/>
                          </a:solidFill>
                          <a:miter lim="800000"/>
                          <a:headEnd/>
                          <a:tailEnd/>
                        </a:ln>
                      </wps:spPr>
                      <wps:txbx>
                        <w:txbxContent>
                          <w:p w14:paraId="3D3B9E2B"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Theft or inappropriate removal or possession of property</w:t>
                            </w:r>
                            <w:r>
                              <w:rPr>
                                <w:rFonts w:cs="Arial"/>
                                <w:szCs w:val="22"/>
                                <w:lang w:val="en-US"/>
                              </w:rPr>
                              <w:t>;</w:t>
                            </w:r>
                            <w:r w:rsidRPr="00003C9D">
                              <w:rPr>
                                <w:rFonts w:cs="Arial"/>
                                <w:szCs w:val="22"/>
                                <w:lang w:val="en-US"/>
                              </w:rPr>
                              <w:t xml:space="preserve"> </w:t>
                            </w:r>
                          </w:p>
                          <w:p w14:paraId="332F9CA2"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Falsification of timekeeping records</w:t>
                            </w:r>
                            <w:r>
                              <w:rPr>
                                <w:rFonts w:cs="Arial"/>
                                <w:szCs w:val="22"/>
                                <w:lang w:val="en-US"/>
                              </w:rPr>
                              <w:t>;</w:t>
                            </w:r>
                            <w:r w:rsidRPr="00003C9D">
                              <w:rPr>
                                <w:rFonts w:cs="Arial"/>
                                <w:szCs w:val="22"/>
                                <w:lang w:val="en-US"/>
                              </w:rPr>
                              <w:t xml:space="preserve"> </w:t>
                            </w:r>
                          </w:p>
                          <w:p w14:paraId="4498B17E"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Working under the influence of alcohol or illegal drugs</w:t>
                            </w:r>
                            <w:r>
                              <w:rPr>
                                <w:rFonts w:cs="Arial"/>
                                <w:szCs w:val="22"/>
                                <w:lang w:val="en-US"/>
                              </w:rPr>
                              <w:t>;</w:t>
                            </w:r>
                            <w:r w:rsidRPr="00003C9D">
                              <w:rPr>
                                <w:rFonts w:cs="Arial"/>
                                <w:szCs w:val="22"/>
                                <w:lang w:val="en-US"/>
                              </w:rPr>
                              <w:t xml:space="preserve"> </w:t>
                            </w:r>
                          </w:p>
                          <w:p w14:paraId="30DE02EB" w14:textId="5D1609E5" w:rsidR="004E0B17" w:rsidRPr="005D31CD" w:rsidRDefault="004E0B17" w:rsidP="005D31CD">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 xml:space="preserve">Possession, distribution, sale, transfer, or use of illegal </w:t>
                            </w:r>
                            <w:r>
                              <w:rPr>
                                <w:rFonts w:cs="Arial"/>
                                <w:szCs w:val="22"/>
                                <w:lang w:val="en-US"/>
                              </w:rPr>
                              <w:t>drugs</w:t>
                            </w:r>
                            <w:r w:rsidRPr="005D31CD">
                              <w:rPr>
                                <w:rFonts w:cs="Arial"/>
                                <w:szCs w:val="22"/>
                                <w:lang w:val="en-US"/>
                              </w:rPr>
                              <w:t xml:space="preserve"> in the workplace, while on duty, or while operating employer-owned vehicles or equipment</w:t>
                            </w:r>
                            <w:r>
                              <w:rPr>
                                <w:rFonts w:cs="Arial"/>
                                <w:szCs w:val="22"/>
                                <w:lang w:val="en-US"/>
                              </w:rPr>
                              <w:t>;</w:t>
                            </w:r>
                            <w:r w:rsidRPr="005D31CD">
                              <w:rPr>
                                <w:rFonts w:cs="Arial"/>
                                <w:szCs w:val="22"/>
                                <w:lang w:val="en-US"/>
                              </w:rPr>
                              <w:t xml:space="preserve"> </w:t>
                            </w:r>
                          </w:p>
                          <w:p w14:paraId="5022CA89"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Fighting or threatening violence in the workplace</w:t>
                            </w:r>
                            <w:r>
                              <w:rPr>
                                <w:rFonts w:cs="Arial"/>
                                <w:szCs w:val="22"/>
                                <w:lang w:val="en-US"/>
                              </w:rPr>
                              <w:t>;</w:t>
                            </w:r>
                            <w:r w:rsidRPr="00003C9D">
                              <w:rPr>
                                <w:rFonts w:cs="Arial"/>
                                <w:szCs w:val="22"/>
                                <w:lang w:val="en-US"/>
                              </w:rPr>
                              <w:t xml:space="preserve"> </w:t>
                            </w:r>
                          </w:p>
                          <w:p w14:paraId="61C0C974"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Boisterous or disruptive activity in the workplace</w:t>
                            </w:r>
                            <w:r>
                              <w:rPr>
                                <w:rFonts w:cs="Arial"/>
                                <w:szCs w:val="22"/>
                                <w:lang w:val="en-US"/>
                              </w:rPr>
                              <w:t>;</w:t>
                            </w:r>
                            <w:r w:rsidRPr="00003C9D">
                              <w:rPr>
                                <w:rFonts w:cs="Arial"/>
                                <w:szCs w:val="22"/>
                                <w:lang w:val="en-US"/>
                              </w:rPr>
                              <w:t xml:space="preserve"> </w:t>
                            </w:r>
                          </w:p>
                          <w:p w14:paraId="3BFD3F42"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Negligence or improper conduct leading to damage of employer-owned or customer-owned property</w:t>
                            </w:r>
                            <w:r>
                              <w:rPr>
                                <w:rFonts w:cs="Arial"/>
                                <w:szCs w:val="22"/>
                                <w:lang w:val="en-US"/>
                              </w:rPr>
                              <w:t>;</w:t>
                            </w:r>
                            <w:r w:rsidRPr="00003C9D">
                              <w:rPr>
                                <w:rFonts w:cs="Arial"/>
                                <w:szCs w:val="22"/>
                                <w:lang w:val="en-US"/>
                              </w:rPr>
                              <w:t xml:space="preserve"> </w:t>
                            </w:r>
                          </w:p>
                          <w:p w14:paraId="7D7091D4"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Insubordination or other disrespectful conduct</w:t>
                            </w:r>
                            <w:r>
                              <w:rPr>
                                <w:rFonts w:cs="Arial"/>
                                <w:szCs w:val="22"/>
                                <w:lang w:val="en-US"/>
                              </w:rPr>
                              <w:t>;</w:t>
                            </w:r>
                            <w:r w:rsidRPr="00003C9D">
                              <w:rPr>
                                <w:rFonts w:cs="Arial"/>
                                <w:szCs w:val="22"/>
                                <w:lang w:val="en-US"/>
                              </w:rPr>
                              <w:t xml:space="preserve"> </w:t>
                            </w:r>
                          </w:p>
                          <w:p w14:paraId="62975D76"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Violation of safety or health rules</w:t>
                            </w:r>
                            <w:r>
                              <w:rPr>
                                <w:rFonts w:cs="Arial"/>
                                <w:szCs w:val="22"/>
                                <w:lang w:val="en-US"/>
                              </w:rPr>
                              <w:t>;</w:t>
                            </w:r>
                            <w:r w:rsidRPr="00003C9D">
                              <w:rPr>
                                <w:rFonts w:cs="Arial"/>
                                <w:szCs w:val="22"/>
                                <w:lang w:val="en-US"/>
                              </w:rPr>
                              <w:t xml:space="preserve"> </w:t>
                            </w:r>
                          </w:p>
                          <w:p w14:paraId="63E963FD"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Sexual or other unlawful or unwelcome harassment</w:t>
                            </w:r>
                            <w:r>
                              <w:rPr>
                                <w:rFonts w:cs="Arial"/>
                                <w:szCs w:val="22"/>
                                <w:lang w:val="en-US"/>
                              </w:rPr>
                              <w:t>;</w:t>
                            </w:r>
                            <w:r w:rsidRPr="00003C9D">
                              <w:rPr>
                                <w:rFonts w:cs="Arial"/>
                                <w:szCs w:val="22"/>
                                <w:lang w:val="en-US"/>
                              </w:rPr>
                              <w:t xml:space="preserve"> </w:t>
                            </w:r>
                          </w:p>
                          <w:p w14:paraId="0BADBEE0"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Possession of dangerous or unauthorized materials, such as explosives or firearms, in the workplace</w:t>
                            </w:r>
                            <w:r>
                              <w:rPr>
                                <w:rFonts w:cs="Arial"/>
                                <w:szCs w:val="22"/>
                                <w:lang w:val="en-US"/>
                              </w:rPr>
                              <w:t>;</w:t>
                            </w:r>
                          </w:p>
                          <w:p w14:paraId="23804250"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Excessive absenteeism or any absence without notice</w:t>
                            </w:r>
                            <w:r>
                              <w:rPr>
                                <w:rFonts w:cs="Arial"/>
                                <w:szCs w:val="22"/>
                                <w:lang w:val="en-US"/>
                              </w:rPr>
                              <w:t>;</w:t>
                            </w:r>
                            <w:r w:rsidRPr="00003C9D">
                              <w:rPr>
                                <w:rFonts w:cs="Arial"/>
                                <w:szCs w:val="22"/>
                                <w:lang w:val="en-US"/>
                              </w:rPr>
                              <w:t xml:space="preserve"> </w:t>
                            </w:r>
                          </w:p>
                        </w:txbxContent>
                      </wps:txbx>
                      <wps:bodyPr rot="0" vert="horz" wrap="square" lIns="72000" tIns="72000" rIns="72000" bIns="7200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12AD223" id="Text Box 23" o:spid="_x0000_s1034" type="#_x0000_t202" style="position:absolute;left:0;text-align:left;margin-left:-.6pt;margin-top:22.45pt;width:441.3pt;height:388.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M9UGQIAADUEAAAOAAAAZHJzL2Uyb0RvYy54bWysU9tu2zAMfR+wfxD0vthJmqwx4hRdsgwD&#10;ugvQ7QMUWY6FyaJGKbG7ry8lp2nQDXsYZgGCaEqH5OHh8qZvDTsq9BpsycejnDNlJVTa7kv+/dv2&#10;zTVnPghbCQNWlfxBeX6zev1q2blCTaABUylkBGJ90bmSNyG4Isu8bFQr/AicsuSsAVsRyMR9VqHo&#10;CL012STP51kHWDkEqbynv5vByVcJv66VDF/q2qvATMkpt5B2TPsu7tlqKYo9CtdoeUpD/EMWrdCW&#10;gp6hNiIIdkD9G1SrJYKHOowktBnUtZYq1UDVjPMX1dw3wqlUC5Hj3Zkm//9g5efjvfuKLPTvoKcG&#10;piK8uwP5wzML60bYvbpFhK5RoqLA40hZ1jlfnJ5Gqn3hI8iu+wQVNVkcAiSgvsY2skJ1MkKnBjyc&#10;SVd9YJJ+zub51WxMLkm+q8V0upiltmSieHru0IcPCloWDyVH6mqCF8c7H2I6oni6EqN5MLraamOS&#10;gfvd2iA7ClLAdhJXquDFNWNZV/L5lGL/HWKziOtPEK0OJGWj25Jf5/EbxBV5e2+rJLQgtBnOlLKx&#10;JyIjdwOLod/1TFcEEN9GXndQPRCzCINyadLo0AD+4qwj1Zbc/zwIVJyZj5a685ZmIsr80sBLY3dp&#10;CCsJquQyIGeDsQ7DcBwc6n1DsQZFWLilntY6sf2c16kA0mZqwmmOovgv7XTredpXjwAAAP//AwBQ&#10;SwMEFAAGAAgAAAAhAKItN9rfAAAACQEAAA8AAABkcnMvZG93bnJldi54bWxMj0FLxDAQhe+C/yGM&#10;4EV204YibW26yIpHEXcFPWab2aZsMylNdhv99caT3t7wHu9902yiHdkFZz84kpCvM2BIndMD9RLe&#10;98+rEpgPirQaHaGEL/Swaa+vGlVrt9AbXnahZ6mEfK0kmBCmmnPfGbTKr92ElLyjm60K6Zx7rme1&#10;pHI7cpFl99yqgdKCURNuDXan3dlKuDMfMeLRiNP3tN+K16dQLZ8vUt7exMcHYAFj+AvDL35ChzYx&#10;HdyZtGejhFUuUlJCUVTAkl+WeQHskITIK+Btw/9/0P4AAAD//wMAUEsBAi0AFAAGAAgAAAAhALaD&#10;OJL+AAAA4QEAABMAAAAAAAAAAAAAAAAAAAAAAFtDb250ZW50X1R5cGVzXS54bWxQSwECLQAUAAYA&#10;CAAAACEAOP0h/9YAAACUAQAACwAAAAAAAAAAAAAAAAAvAQAAX3JlbHMvLnJlbHNQSwECLQAUAAYA&#10;CAAAACEAOOjPVBkCAAA1BAAADgAAAAAAAAAAAAAAAAAuAgAAZHJzL2Uyb0RvYy54bWxQSwECLQAU&#10;AAYACAAAACEAoi032t8AAAAJAQAADwAAAAAAAAAAAAAAAABzBAAAZHJzL2Rvd25yZXYueG1sUEsF&#10;BgAAAAAEAAQA8wAAAH8FAAAAAA==&#10;" fillcolor="#f2f2f2" strokecolor="#d9d9d9" strokeweight=".5pt">
                <v:textbox inset="2mm,2mm,2mm,2mm">
                  <w:txbxContent>
                    <w:p w14:paraId="3D3B9E2B"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Theft or inappropriate removal or possession of property</w:t>
                      </w:r>
                      <w:r>
                        <w:rPr>
                          <w:rFonts w:cs="Arial"/>
                          <w:szCs w:val="22"/>
                          <w:lang w:val="en-US"/>
                        </w:rPr>
                        <w:t>;</w:t>
                      </w:r>
                      <w:r w:rsidRPr="00003C9D">
                        <w:rPr>
                          <w:rFonts w:cs="Arial"/>
                          <w:szCs w:val="22"/>
                          <w:lang w:val="en-US"/>
                        </w:rPr>
                        <w:t xml:space="preserve"> </w:t>
                      </w:r>
                    </w:p>
                    <w:p w14:paraId="332F9CA2"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Falsification of timekeeping records</w:t>
                      </w:r>
                      <w:r>
                        <w:rPr>
                          <w:rFonts w:cs="Arial"/>
                          <w:szCs w:val="22"/>
                          <w:lang w:val="en-US"/>
                        </w:rPr>
                        <w:t>;</w:t>
                      </w:r>
                      <w:r w:rsidRPr="00003C9D">
                        <w:rPr>
                          <w:rFonts w:cs="Arial"/>
                          <w:szCs w:val="22"/>
                          <w:lang w:val="en-US"/>
                        </w:rPr>
                        <w:t xml:space="preserve"> </w:t>
                      </w:r>
                    </w:p>
                    <w:p w14:paraId="4498B17E"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Working under the influence of alcohol or illegal drugs</w:t>
                      </w:r>
                      <w:r>
                        <w:rPr>
                          <w:rFonts w:cs="Arial"/>
                          <w:szCs w:val="22"/>
                          <w:lang w:val="en-US"/>
                        </w:rPr>
                        <w:t>;</w:t>
                      </w:r>
                      <w:r w:rsidRPr="00003C9D">
                        <w:rPr>
                          <w:rFonts w:cs="Arial"/>
                          <w:szCs w:val="22"/>
                          <w:lang w:val="en-US"/>
                        </w:rPr>
                        <w:t xml:space="preserve"> </w:t>
                      </w:r>
                    </w:p>
                    <w:p w14:paraId="30DE02EB" w14:textId="5D1609E5" w:rsidR="004E0B17" w:rsidRPr="005D31CD" w:rsidRDefault="004E0B17" w:rsidP="005D31CD">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 xml:space="preserve">Possession, distribution, sale, transfer, or use of illegal </w:t>
                      </w:r>
                      <w:r>
                        <w:rPr>
                          <w:rFonts w:cs="Arial"/>
                          <w:szCs w:val="22"/>
                          <w:lang w:val="en-US"/>
                        </w:rPr>
                        <w:t>drugs</w:t>
                      </w:r>
                      <w:r w:rsidRPr="005D31CD">
                        <w:rPr>
                          <w:rFonts w:cs="Arial"/>
                          <w:szCs w:val="22"/>
                          <w:lang w:val="en-US"/>
                        </w:rPr>
                        <w:t xml:space="preserve"> in the workplace, while on duty, or while operating employer-owned vehicles or equipment</w:t>
                      </w:r>
                      <w:r>
                        <w:rPr>
                          <w:rFonts w:cs="Arial"/>
                          <w:szCs w:val="22"/>
                          <w:lang w:val="en-US"/>
                        </w:rPr>
                        <w:t>;</w:t>
                      </w:r>
                      <w:r w:rsidRPr="005D31CD">
                        <w:rPr>
                          <w:rFonts w:cs="Arial"/>
                          <w:szCs w:val="22"/>
                          <w:lang w:val="en-US"/>
                        </w:rPr>
                        <w:t xml:space="preserve"> </w:t>
                      </w:r>
                    </w:p>
                    <w:p w14:paraId="5022CA89"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Fighting or threatening violence in the workplace</w:t>
                      </w:r>
                      <w:r>
                        <w:rPr>
                          <w:rFonts w:cs="Arial"/>
                          <w:szCs w:val="22"/>
                          <w:lang w:val="en-US"/>
                        </w:rPr>
                        <w:t>;</w:t>
                      </w:r>
                      <w:r w:rsidRPr="00003C9D">
                        <w:rPr>
                          <w:rFonts w:cs="Arial"/>
                          <w:szCs w:val="22"/>
                          <w:lang w:val="en-US"/>
                        </w:rPr>
                        <w:t xml:space="preserve"> </w:t>
                      </w:r>
                    </w:p>
                    <w:p w14:paraId="61C0C974"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Boisterous or disruptive activity in the workplace</w:t>
                      </w:r>
                      <w:r>
                        <w:rPr>
                          <w:rFonts w:cs="Arial"/>
                          <w:szCs w:val="22"/>
                          <w:lang w:val="en-US"/>
                        </w:rPr>
                        <w:t>;</w:t>
                      </w:r>
                      <w:r w:rsidRPr="00003C9D">
                        <w:rPr>
                          <w:rFonts w:cs="Arial"/>
                          <w:szCs w:val="22"/>
                          <w:lang w:val="en-US"/>
                        </w:rPr>
                        <w:t xml:space="preserve"> </w:t>
                      </w:r>
                    </w:p>
                    <w:p w14:paraId="3BFD3F42"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Negligence or improper conduct leading to damage of employer-owned or customer-owned property</w:t>
                      </w:r>
                      <w:r>
                        <w:rPr>
                          <w:rFonts w:cs="Arial"/>
                          <w:szCs w:val="22"/>
                          <w:lang w:val="en-US"/>
                        </w:rPr>
                        <w:t>;</w:t>
                      </w:r>
                      <w:r w:rsidRPr="00003C9D">
                        <w:rPr>
                          <w:rFonts w:cs="Arial"/>
                          <w:szCs w:val="22"/>
                          <w:lang w:val="en-US"/>
                        </w:rPr>
                        <w:t xml:space="preserve"> </w:t>
                      </w:r>
                    </w:p>
                    <w:p w14:paraId="7D7091D4"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Insubordination or other disrespectful conduct</w:t>
                      </w:r>
                      <w:r>
                        <w:rPr>
                          <w:rFonts w:cs="Arial"/>
                          <w:szCs w:val="22"/>
                          <w:lang w:val="en-US"/>
                        </w:rPr>
                        <w:t>;</w:t>
                      </w:r>
                      <w:r w:rsidRPr="00003C9D">
                        <w:rPr>
                          <w:rFonts w:cs="Arial"/>
                          <w:szCs w:val="22"/>
                          <w:lang w:val="en-US"/>
                        </w:rPr>
                        <w:t xml:space="preserve"> </w:t>
                      </w:r>
                    </w:p>
                    <w:p w14:paraId="62975D76"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Violation of safety or health rules</w:t>
                      </w:r>
                      <w:r>
                        <w:rPr>
                          <w:rFonts w:cs="Arial"/>
                          <w:szCs w:val="22"/>
                          <w:lang w:val="en-US"/>
                        </w:rPr>
                        <w:t>;</w:t>
                      </w:r>
                      <w:r w:rsidRPr="00003C9D">
                        <w:rPr>
                          <w:rFonts w:cs="Arial"/>
                          <w:szCs w:val="22"/>
                          <w:lang w:val="en-US"/>
                        </w:rPr>
                        <w:t xml:space="preserve"> </w:t>
                      </w:r>
                    </w:p>
                    <w:p w14:paraId="63E963FD"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Sexual or other unlawful or unwelcome harassment</w:t>
                      </w:r>
                      <w:r>
                        <w:rPr>
                          <w:rFonts w:cs="Arial"/>
                          <w:szCs w:val="22"/>
                          <w:lang w:val="en-US"/>
                        </w:rPr>
                        <w:t>;</w:t>
                      </w:r>
                      <w:r w:rsidRPr="00003C9D">
                        <w:rPr>
                          <w:rFonts w:cs="Arial"/>
                          <w:szCs w:val="22"/>
                          <w:lang w:val="en-US"/>
                        </w:rPr>
                        <w:t xml:space="preserve"> </w:t>
                      </w:r>
                    </w:p>
                    <w:p w14:paraId="0BADBEE0"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Possession of dangerous or unauthorized materials, such as explosives or firearms, in the workplace</w:t>
                      </w:r>
                      <w:r>
                        <w:rPr>
                          <w:rFonts w:cs="Arial"/>
                          <w:szCs w:val="22"/>
                          <w:lang w:val="en-US"/>
                        </w:rPr>
                        <w:t>;</w:t>
                      </w:r>
                    </w:p>
                    <w:p w14:paraId="23804250" w14:textId="77777777" w:rsidR="004E0B17" w:rsidRPr="00003C9D" w:rsidRDefault="004E0B17" w:rsidP="00BE1A79">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Excessive absenteeism or any absence without notice</w:t>
                      </w:r>
                      <w:r>
                        <w:rPr>
                          <w:rFonts w:cs="Arial"/>
                          <w:szCs w:val="22"/>
                          <w:lang w:val="en-US"/>
                        </w:rPr>
                        <w:t>;</w:t>
                      </w:r>
                      <w:r w:rsidRPr="00003C9D">
                        <w:rPr>
                          <w:rFonts w:cs="Arial"/>
                          <w:szCs w:val="22"/>
                          <w:lang w:val="en-US"/>
                        </w:rPr>
                        <w:t xml:space="preserve"> </w:t>
                      </w:r>
                    </w:p>
                  </w:txbxContent>
                </v:textbox>
                <w10:wrap type="square" anchorx="margin"/>
              </v:shape>
            </w:pict>
          </mc:Fallback>
        </mc:AlternateContent>
      </w:r>
    </w:p>
    <w:p w14:paraId="509B9B9C" w14:textId="36878FBF" w:rsidR="000C24DE" w:rsidRPr="00E5437E" w:rsidRDefault="001302CE" w:rsidP="000C24DE">
      <w:pPr>
        <w:rPr>
          <w:rFonts w:cs="Helvetica"/>
          <w:szCs w:val="22"/>
          <w:lang w:val="en-US"/>
        </w:rPr>
      </w:pPr>
      <w:r>
        <w:rPr>
          <w:noProof/>
          <w:lang w:val="en-US"/>
        </w:rPr>
        <mc:AlternateContent>
          <mc:Choice Requires="wps">
            <w:drawing>
              <wp:anchor distT="0" distB="0" distL="114300" distR="114300" simplePos="0" relativeHeight="251658245" behindDoc="0" locked="0" layoutInCell="1" allowOverlap="1" wp14:anchorId="32CC3513" wp14:editId="50390527">
                <wp:simplePos x="0" y="0"/>
                <wp:positionH relativeFrom="margin">
                  <wp:posOffset>-10160</wp:posOffset>
                </wp:positionH>
                <wp:positionV relativeFrom="paragraph">
                  <wp:posOffset>-1905</wp:posOffset>
                </wp:positionV>
                <wp:extent cx="5593715" cy="1773555"/>
                <wp:effectExtent l="0" t="0" r="6985" b="0"/>
                <wp:wrapSquare wrapText="bothSides"/>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715" cy="1773555"/>
                        </a:xfrm>
                        <a:prstGeom prst="rect">
                          <a:avLst/>
                        </a:prstGeom>
                        <a:solidFill>
                          <a:srgbClr val="F2F2F2"/>
                        </a:solidFill>
                        <a:ln w="6350">
                          <a:solidFill>
                            <a:srgbClr val="D9D9D9"/>
                          </a:solidFill>
                          <a:miter lim="800000"/>
                          <a:headEnd/>
                          <a:tailEnd/>
                        </a:ln>
                      </wps:spPr>
                      <wps:txbx>
                        <w:txbxContent>
                          <w:p w14:paraId="6C1D1C80" w14:textId="77777777" w:rsidR="004E0B17" w:rsidRPr="00003C9D"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Unauthorized use of telephones, mail system, or other employer-owned equipment</w:t>
                            </w:r>
                            <w:r>
                              <w:rPr>
                                <w:rFonts w:cs="Arial"/>
                                <w:szCs w:val="22"/>
                                <w:lang w:val="en-US"/>
                              </w:rPr>
                              <w:t>;</w:t>
                            </w:r>
                            <w:r w:rsidRPr="00003C9D">
                              <w:rPr>
                                <w:rFonts w:cs="Arial"/>
                                <w:szCs w:val="22"/>
                                <w:lang w:val="en-US"/>
                              </w:rPr>
                              <w:t xml:space="preserve"> </w:t>
                            </w:r>
                          </w:p>
                          <w:p w14:paraId="33DB4ABE" w14:textId="77777777" w:rsidR="004E0B17" w:rsidRPr="00003C9D"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Unauthorized disclosure of business "secrets" or confidential information</w:t>
                            </w:r>
                            <w:r>
                              <w:rPr>
                                <w:rFonts w:cs="Arial"/>
                                <w:szCs w:val="22"/>
                                <w:lang w:val="en-US"/>
                              </w:rPr>
                              <w:t>;</w:t>
                            </w:r>
                            <w:r w:rsidRPr="00003C9D">
                              <w:rPr>
                                <w:rFonts w:cs="Arial"/>
                                <w:szCs w:val="22"/>
                                <w:lang w:val="en-US"/>
                              </w:rPr>
                              <w:t xml:space="preserve"> </w:t>
                            </w:r>
                          </w:p>
                          <w:p w14:paraId="7ECF38C1" w14:textId="77777777" w:rsidR="004E0B17" w:rsidRPr="00003C9D"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Violation of personnel policies</w:t>
                            </w:r>
                            <w:r>
                              <w:rPr>
                                <w:rFonts w:cs="Arial"/>
                                <w:szCs w:val="22"/>
                                <w:lang w:val="en-US"/>
                              </w:rPr>
                              <w:t>;</w:t>
                            </w:r>
                            <w:r w:rsidRPr="00003C9D">
                              <w:rPr>
                                <w:rFonts w:cs="Arial"/>
                                <w:szCs w:val="22"/>
                                <w:lang w:val="en-US"/>
                              </w:rPr>
                              <w:t xml:space="preserve"> </w:t>
                            </w:r>
                          </w:p>
                          <w:p w14:paraId="6EC14D3B" w14:textId="77777777" w:rsidR="004E0B17" w:rsidRPr="000C24DE"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Unsatisfactory performance or conduct</w:t>
                            </w:r>
                            <w:r>
                              <w:rPr>
                                <w:rFonts w:cs="Arial"/>
                                <w:szCs w:val="22"/>
                                <w:lang w:val="en-US"/>
                              </w:rPr>
                              <w:t>.</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32CC3513" id="_x0000_s1035" type="#_x0000_t202" style="position:absolute;margin-left:-.8pt;margin-top:-.15pt;width:440.45pt;height:139.6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l+GQIAADUEAAAOAAAAZHJzL2Uyb0RvYy54bWysU9uO2yAQfa/Uf0C8N3YSebNrxVltk6aq&#10;tL1I234AxthGxUAHEjv9+g7Yyaa3l6pGQowZzsycObO+HzpFjgKcNLqg81lKidDcVFI3Bf3yef/q&#10;lhLnma6YMloU9CQcvd+8fLHubS4WpjWqEkAQRLu8twVtvbd5kjjeio65mbFC42VtoGMeTWiSCliP&#10;6J1KFml6k/QGKguGC+fw7268pJuIX9eC+4917YQnqqCYm487xL0Me7JZs7wBZlvJpzTYP2TRMakx&#10;6AVqxzwjB5C/QXWSg3Gm9jNuusTUteQi1oDVzNNfqnlqmRWxFiTH2QtN7v/B8g/HJ/sJiB9emwEb&#10;GItw9tHwr45os22ZbsQDgOlbwSoMPA+UJb11+fQ0UO1yF0DK/r2psMns4E0EGmroAitYJ0F0bMDp&#10;QroYPOH4M8vulqt5RgnHu/lqtcyyLMZg+fm5BeffCtORcCgoYFcjPDs+Oh/SYfnZJURzRslqL5WK&#10;BjTlVgE5MlTAfhHWhP6Tm9KkL+jNMktHBv4KsbsL608QnfQoZSW7gt6m4QtOLA+8vdFVPHsm1XjG&#10;lJWeiAzcjSz6oRyIrAoaAwReS1OdkFkwo3Jx0vDQGvhOSY+qLaj7dmAgKFHvNHZnhTMRZH5twLVR&#10;XhtMc4QqKPdAyWhs/TgcBwuyaTHWWREP2NO9jGw/5zUVgNqMTZjmKIj/2o5ez9O++QEAAP//AwBQ&#10;SwMEFAAGAAgAAAAhAM3csZbgAAAACAEAAA8AAABkcnMvZG93bnJldi54bWxMj81qwzAQhO+FvoPY&#10;Qi8lkZPQ/DiWQyn0ENpi6vQBFGtrmVgrYymO8/bdnprT7jLD7DfZbnStGLAPjScFs2kCAqnypqFa&#10;wffhbbIGEaImo1tPqOCKAXb5/V2mU+Mv9IVDGWvBIRRSrcDG2KVShsqi02HqOyTWfnzvdOSzr6Xp&#10;9YXDXSvnSbKUTjfEH6zu8NVidSrPToFDQ0/lfngu7PtHmVw/i8X+UCj1+DC+bEFEHOO/Gf7wGR1y&#10;Zjr6M5kgWgWT2ZKdPBcgWF6vNrwcFcxXmwRknsnbAvkvAAAA//8DAFBLAQItABQABgAIAAAAIQC2&#10;gziS/gAAAOEBAAATAAAAAAAAAAAAAAAAAAAAAABbQ29udGVudF9UeXBlc10ueG1sUEsBAi0AFAAG&#10;AAgAAAAhADj9If/WAAAAlAEAAAsAAAAAAAAAAAAAAAAALwEAAF9yZWxzLy5yZWxzUEsBAi0AFAAG&#10;AAgAAAAhAO6ASX4ZAgAANQQAAA4AAAAAAAAAAAAAAAAALgIAAGRycy9lMm9Eb2MueG1sUEsBAi0A&#10;FAAGAAgAAAAhAM3csZbgAAAACAEAAA8AAAAAAAAAAAAAAAAAcwQAAGRycy9kb3ducmV2LnhtbFBL&#10;BQYAAAAABAAEAPMAAACABQAAAAA=&#10;" fillcolor="#f2f2f2" strokecolor="#d9d9d9" strokeweight=".5pt">
                <v:textbox style="mso-fit-shape-to-text:t" inset="2mm,2mm,2mm,2mm">
                  <w:txbxContent>
                    <w:p w14:paraId="6C1D1C80" w14:textId="77777777" w:rsidR="004E0B17" w:rsidRPr="00003C9D"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Unauthorized use of telephones, mail system, or other employer-owned equipment</w:t>
                      </w:r>
                      <w:r>
                        <w:rPr>
                          <w:rFonts w:cs="Arial"/>
                          <w:szCs w:val="22"/>
                          <w:lang w:val="en-US"/>
                        </w:rPr>
                        <w:t>;</w:t>
                      </w:r>
                      <w:r w:rsidRPr="00003C9D">
                        <w:rPr>
                          <w:rFonts w:cs="Arial"/>
                          <w:szCs w:val="22"/>
                          <w:lang w:val="en-US"/>
                        </w:rPr>
                        <w:t xml:space="preserve"> </w:t>
                      </w:r>
                    </w:p>
                    <w:p w14:paraId="33DB4ABE" w14:textId="77777777" w:rsidR="004E0B17" w:rsidRPr="00003C9D"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Unauthorized disclosure of business "secrets" or confidential information</w:t>
                      </w:r>
                      <w:r>
                        <w:rPr>
                          <w:rFonts w:cs="Arial"/>
                          <w:szCs w:val="22"/>
                          <w:lang w:val="en-US"/>
                        </w:rPr>
                        <w:t>;</w:t>
                      </w:r>
                      <w:r w:rsidRPr="00003C9D">
                        <w:rPr>
                          <w:rFonts w:cs="Arial"/>
                          <w:szCs w:val="22"/>
                          <w:lang w:val="en-US"/>
                        </w:rPr>
                        <w:t xml:space="preserve"> </w:t>
                      </w:r>
                    </w:p>
                    <w:p w14:paraId="7ECF38C1" w14:textId="77777777" w:rsidR="004E0B17" w:rsidRPr="00003C9D"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Violation of personnel policies</w:t>
                      </w:r>
                      <w:r>
                        <w:rPr>
                          <w:rFonts w:cs="Arial"/>
                          <w:szCs w:val="22"/>
                          <w:lang w:val="en-US"/>
                        </w:rPr>
                        <w:t>;</w:t>
                      </w:r>
                      <w:r w:rsidRPr="00003C9D">
                        <w:rPr>
                          <w:rFonts w:cs="Arial"/>
                          <w:szCs w:val="22"/>
                          <w:lang w:val="en-US"/>
                        </w:rPr>
                        <w:t xml:space="preserve"> </w:t>
                      </w:r>
                    </w:p>
                    <w:p w14:paraId="6EC14D3B" w14:textId="77777777" w:rsidR="004E0B17" w:rsidRPr="000C24DE" w:rsidRDefault="004E0B17" w:rsidP="000C24DE">
                      <w:pPr>
                        <w:numPr>
                          <w:ilvl w:val="0"/>
                          <w:numId w:val="29"/>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Unsatisfactory performance or conduct</w:t>
                      </w:r>
                      <w:r>
                        <w:rPr>
                          <w:rFonts w:cs="Arial"/>
                          <w:szCs w:val="22"/>
                          <w:lang w:val="en-US"/>
                        </w:rPr>
                        <w:t>.</w:t>
                      </w:r>
                    </w:p>
                  </w:txbxContent>
                </v:textbox>
                <w10:wrap type="square" anchorx="margin"/>
              </v:shape>
            </w:pict>
          </mc:Fallback>
        </mc:AlternateContent>
      </w:r>
    </w:p>
    <w:p w14:paraId="7CAD8829" w14:textId="77777777" w:rsidR="006C4B07" w:rsidRPr="00E5437E" w:rsidRDefault="006C4B07" w:rsidP="0046656E">
      <w:pPr>
        <w:pStyle w:val="Heading3"/>
      </w:pPr>
      <w:bookmarkStart w:id="250" w:name="_Toc517792638"/>
      <w:bookmarkStart w:id="251" w:name="_Toc517792717"/>
      <w:bookmarkStart w:id="252" w:name="_Toc517862974"/>
      <w:bookmarkStart w:id="253" w:name="_Toc517863278"/>
      <w:bookmarkStart w:id="254" w:name="_Toc517863616"/>
      <w:bookmarkStart w:id="255" w:name="_Toc33304729"/>
      <w:bookmarkStart w:id="256" w:name="_Toc33438578"/>
      <w:r w:rsidRPr="00E5437E">
        <w:t>7.2</w:t>
      </w:r>
      <w:r w:rsidRPr="00E5437E">
        <w:tab/>
        <w:t>S</w:t>
      </w:r>
      <w:r w:rsidR="002703ED" w:rsidRPr="00E5437E">
        <w:t>exual and Other Unlawful Harassment</w:t>
      </w:r>
      <w:bookmarkEnd w:id="250"/>
      <w:bookmarkEnd w:id="251"/>
      <w:bookmarkEnd w:id="252"/>
      <w:bookmarkEnd w:id="253"/>
      <w:bookmarkEnd w:id="254"/>
      <w:bookmarkEnd w:id="255"/>
      <w:bookmarkEnd w:id="256"/>
    </w:p>
    <w:p w14:paraId="284D7A97" w14:textId="1CC964CE" w:rsidR="006C4B07" w:rsidRPr="00E5437E" w:rsidRDefault="00BC25EF" w:rsidP="00003C9D">
      <w:pPr>
        <w:jc w:val="both"/>
        <w:rPr>
          <w:rFonts w:cs="Arial"/>
          <w:szCs w:val="22"/>
          <w:lang w:val="en-US"/>
        </w:rPr>
      </w:pPr>
      <w:proofErr w:type="spellStart"/>
      <w:r>
        <w:rPr>
          <w:lang w:val="en-US"/>
        </w:rPr>
        <w:t>Newera</w:t>
      </w:r>
      <w:proofErr w:type="spellEnd"/>
      <w:r w:rsidR="006C4B07" w:rsidRPr="00E5437E">
        <w:rPr>
          <w:rFonts w:cs="Arial"/>
          <w:szCs w:val="22"/>
          <w:lang w:val="en-US"/>
        </w:rPr>
        <w:t xml:space="preserve"> is committed to providing a work environment that is free from all forms of discrimination and conduct that can be considered harassing, coercive, or disruptive, including sexual harassment. Actions, words, jokes, or comments based on an individual's sex, race, color, national origin, age, religion, disability, or any other legally protected characteristic will not be tolerated. </w:t>
      </w:r>
    </w:p>
    <w:p w14:paraId="3F64C9B3" w14:textId="77777777" w:rsidR="006C4B07" w:rsidRPr="00E5437E" w:rsidRDefault="006C4B07" w:rsidP="00003C9D">
      <w:pPr>
        <w:jc w:val="both"/>
        <w:rPr>
          <w:rFonts w:cs="Arial"/>
          <w:szCs w:val="22"/>
          <w:lang w:val="en-US"/>
        </w:rPr>
      </w:pPr>
    </w:p>
    <w:p w14:paraId="189A9F83" w14:textId="77777777" w:rsidR="00C0066D" w:rsidRPr="00E5437E" w:rsidRDefault="006C4B07" w:rsidP="00003C9D">
      <w:pPr>
        <w:jc w:val="both"/>
        <w:rPr>
          <w:rFonts w:cs="Arial"/>
          <w:szCs w:val="22"/>
          <w:lang w:val="en-US"/>
        </w:rPr>
      </w:pPr>
      <w:r w:rsidRPr="00E5437E">
        <w:rPr>
          <w:rFonts w:cs="Arial"/>
          <w:szCs w:val="22"/>
          <w:lang w:val="en-US"/>
        </w:rPr>
        <w:t xml:space="preserve">Sexual harassment is defined as unwanted sexual advances, or visual, verbal, or physical conduct of a sexual nature. This definition includes many forms of offensive behavior and </w:t>
      </w:r>
      <w:r w:rsidRPr="00E5437E">
        <w:rPr>
          <w:rFonts w:cs="Arial"/>
          <w:szCs w:val="22"/>
          <w:lang w:val="en-US"/>
        </w:rPr>
        <w:lastRenderedPageBreak/>
        <w:t>includes gender-based harassment of a person of the same sex as the harasser. The following is a partial list of sexual harassment examples:</w:t>
      </w:r>
    </w:p>
    <w:p w14:paraId="7EE62300" w14:textId="16116D00" w:rsidR="00156C34" w:rsidRPr="00E5437E" w:rsidRDefault="001302CE" w:rsidP="00003C9D">
      <w:pPr>
        <w:jc w:val="both"/>
        <w:rPr>
          <w:rFonts w:cs="Arial"/>
          <w:szCs w:val="22"/>
          <w:lang w:val="en-US"/>
        </w:rPr>
      </w:pPr>
      <w:r>
        <w:rPr>
          <w:noProof/>
          <w:lang w:val="en-US"/>
        </w:rPr>
        <mc:AlternateContent>
          <mc:Choice Requires="wps">
            <w:drawing>
              <wp:anchor distT="0" distB="0" distL="114300" distR="114300" simplePos="0" relativeHeight="251658246" behindDoc="0" locked="0" layoutInCell="1" allowOverlap="1" wp14:anchorId="5F1CE1C2" wp14:editId="5D62101F">
                <wp:simplePos x="0" y="0"/>
                <wp:positionH relativeFrom="margin">
                  <wp:posOffset>-10160</wp:posOffset>
                </wp:positionH>
                <wp:positionV relativeFrom="paragraph">
                  <wp:posOffset>257810</wp:posOffset>
                </wp:positionV>
                <wp:extent cx="5593715" cy="2611120"/>
                <wp:effectExtent l="0" t="0" r="6985" b="0"/>
                <wp:wrapSquare wrapText="bothSides"/>
                <wp:docPr id="1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715" cy="2611120"/>
                        </a:xfrm>
                        <a:prstGeom prst="rect">
                          <a:avLst/>
                        </a:prstGeom>
                        <a:solidFill>
                          <a:srgbClr val="F2F2F2"/>
                        </a:solidFill>
                        <a:ln w="6350">
                          <a:solidFill>
                            <a:srgbClr val="D9D9D9"/>
                          </a:solidFill>
                          <a:miter lim="800000"/>
                          <a:headEnd/>
                          <a:tailEnd/>
                        </a:ln>
                      </wps:spPr>
                      <wps:txbx>
                        <w:txbxContent>
                          <w:p w14:paraId="4B32F647"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Unwanted sexual advances</w:t>
                            </w:r>
                            <w:r>
                              <w:rPr>
                                <w:rFonts w:cs="Arial"/>
                                <w:szCs w:val="22"/>
                                <w:lang w:val="en-US"/>
                              </w:rPr>
                              <w:t>;</w:t>
                            </w:r>
                          </w:p>
                          <w:p w14:paraId="7D1ED4F6"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Offering employment benefits in exchange for sexual favors</w:t>
                            </w:r>
                            <w:r>
                              <w:rPr>
                                <w:rFonts w:cs="Arial"/>
                                <w:szCs w:val="22"/>
                                <w:lang w:val="en-US"/>
                              </w:rPr>
                              <w:t>;</w:t>
                            </w:r>
                          </w:p>
                          <w:p w14:paraId="22DCD309"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Making or threatening reprisals after a negative response to sexual advances</w:t>
                            </w:r>
                            <w:r>
                              <w:rPr>
                                <w:rFonts w:cs="Arial"/>
                                <w:szCs w:val="22"/>
                                <w:lang w:val="en-US"/>
                              </w:rPr>
                              <w:t>;</w:t>
                            </w:r>
                          </w:p>
                          <w:p w14:paraId="0C98C8E1"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Visual conduct that includes leering, making sexual gestures, or displaying of sexually suggestive objects or pictures, cartoons or posters</w:t>
                            </w:r>
                            <w:r>
                              <w:rPr>
                                <w:rFonts w:cs="Arial"/>
                                <w:szCs w:val="22"/>
                                <w:lang w:val="en-US"/>
                              </w:rPr>
                              <w:t>;</w:t>
                            </w:r>
                          </w:p>
                          <w:p w14:paraId="5C5F1396" w14:textId="77777777" w:rsidR="004E0B17"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Verbal conduct that includes making or using derogatory comments, epithets, slurs, or jokes</w:t>
                            </w:r>
                            <w:r>
                              <w:rPr>
                                <w:rFonts w:cs="Arial"/>
                                <w:szCs w:val="22"/>
                                <w:lang w:val="en-US"/>
                              </w:rPr>
                              <w:t>;</w:t>
                            </w:r>
                          </w:p>
                          <w:p w14:paraId="467F5601" w14:textId="77777777" w:rsidR="004E0B17" w:rsidRPr="002E3D5A"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Verbal sexual advances or propositions</w:t>
                            </w:r>
                            <w:r>
                              <w:rPr>
                                <w:rFonts w:cs="Arial"/>
                                <w:szCs w:val="22"/>
                                <w:lang w:val="en-US"/>
                              </w:rPr>
                              <w:t>;</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F1CE1C2" id="_x0000_s1036" type="#_x0000_t202" style="position:absolute;left:0;text-align:left;margin-left:-.8pt;margin-top:20.3pt;width:440.45pt;height:205.6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KfGgIAADYEAAAOAAAAZHJzL2Uyb0RvYy54bWysU9uO2yAQfa/Uf0C8N7azSnbXWme1TZqq&#10;0vYibfsBBOMYFTN0ILHTr++Ak2y0bV+qGgkxBg4z55y5ux86w/YKvQZb8WKSc6ashFrbbcW/fV2/&#10;ueHMB2FrYcCqih+U5/eL16/ueleqKbRgaoWMQKwve1fxNgRXZpmXreqEn4BTljYbwE4ECnGb1Sh6&#10;Qu9MNs3zedYD1g5BKu/p72rc5IuE3zRKhs9N41VgpuKUW0gzpnkT52xxJ8otCtdqeUxD/EMWndCW&#10;Hj1DrUQQbIf6N6hOSwQPTZhI6DJoGi1VqoGqKfIX1Ty1wqlUC5Hj3Zkm//9g5af9k/uCLAxvYSAB&#10;UxHePYL87pmFZSvsVj0gQt8qUdPDRaQs650vj1cj1b70EWTTf4SaRBa7AAloaLCLrFCdjNBJgMOZ&#10;dDUEJunnbHZ7dV3MOJO0N50XRTFNsmSiPF136MN7BR2Li4ojqZrgxf7Rh5iOKE9H4msejK7X2pgU&#10;4HazNMj2ghywnsaRKnhxzFjWV3x+NctHBv4KsbqN408QnQ5kZaO7it/k8RvNFXl7Z+tktCC0GdeU&#10;srFHIiN3I4th2AxM18RyuhyJ3UB9IGoRRutSq9GiBfzJWU+2rbj/sROoODMfLMlzTU0RfX4Z4GWw&#10;uQyElQRVcRmQszFYhrE7dg71tqW3TpZ4IFHXOtH9nNexAjJnUuHYSNH9l3E69dzui18AAAD//wMA&#10;UEsDBBQABgAIAAAAIQBixlrN4AAAAAkBAAAPAAAAZHJzL2Rvd25yZXYueG1sTI/BTsMwEETvSPyD&#10;tUhcUGuH0hJCnAohcagARaR8gBsvSUS8jmI3Tf+e5QSn1e6MZt/k29n1YsIxdJ40JEsFAqn2tqNG&#10;w+f+ZZGCCNGQNb0n1HDGANvi8iI3mfUn+sCpio3gEAqZ0dDGOGRShrpFZ8LSD0isffnRmcjr2Eg7&#10;mhOHu17eKrWRznTEH1oz4HOL9Xd1dBocWrqpdtO6bF/fKnV+L1e7fan19dX89Agi4hz/zPCLz+hQ&#10;MNPBH8kG0WtYJBt2arhTPFlP7x9WIA58WCcpyCKX/xsUPwAAAP//AwBQSwECLQAUAAYACAAAACEA&#10;toM4kv4AAADhAQAAEwAAAAAAAAAAAAAAAAAAAAAAW0NvbnRlbnRfVHlwZXNdLnhtbFBLAQItABQA&#10;BgAIAAAAIQA4/SH/1gAAAJQBAAALAAAAAAAAAAAAAAAAAC8BAABfcmVscy8ucmVsc1BLAQItABQA&#10;BgAIAAAAIQDo+3KfGgIAADYEAAAOAAAAAAAAAAAAAAAAAC4CAABkcnMvZTJvRG9jLnhtbFBLAQIt&#10;ABQABgAIAAAAIQBixlrN4AAAAAkBAAAPAAAAAAAAAAAAAAAAAHQEAABkcnMvZG93bnJldi54bWxQ&#10;SwUGAAAAAAQABADzAAAAgQUAAAAA&#10;" fillcolor="#f2f2f2" strokecolor="#d9d9d9" strokeweight=".5pt">
                <v:textbox style="mso-fit-shape-to-text:t" inset="2mm,2mm,2mm,2mm">
                  <w:txbxContent>
                    <w:p w14:paraId="4B32F647"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Unwanted sexual advances</w:t>
                      </w:r>
                      <w:r>
                        <w:rPr>
                          <w:rFonts w:cs="Arial"/>
                          <w:szCs w:val="22"/>
                          <w:lang w:val="en-US"/>
                        </w:rPr>
                        <w:t>;</w:t>
                      </w:r>
                    </w:p>
                    <w:p w14:paraId="7D1ED4F6"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Offering employment benefits in exchange for sexual favors</w:t>
                      </w:r>
                      <w:r>
                        <w:rPr>
                          <w:rFonts w:cs="Arial"/>
                          <w:szCs w:val="22"/>
                          <w:lang w:val="en-US"/>
                        </w:rPr>
                        <w:t>;</w:t>
                      </w:r>
                    </w:p>
                    <w:p w14:paraId="22DCD309"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Making or threatening reprisals after a negative response to sexual advances</w:t>
                      </w:r>
                      <w:r>
                        <w:rPr>
                          <w:rFonts w:cs="Arial"/>
                          <w:szCs w:val="22"/>
                          <w:lang w:val="en-US"/>
                        </w:rPr>
                        <w:t>;</w:t>
                      </w:r>
                    </w:p>
                    <w:p w14:paraId="0C98C8E1"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Visual conduct that includes leering, making sexual gestures, or displaying of sexually suggestive objects or pictures, cartoons or posters</w:t>
                      </w:r>
                      <w:r>
                        <w:rPr>
                          <w:rFonts w:cs="Arial"/>
                          <w:szCs w:val="22"/>
                          <w:lang w:val="en-US"/>
                        </w:rPr>
                        <w:t>;</w:t>
                      </w:r>
                    </w:p>
                    <w:p w14:paraId="5C5F1396" w14:textId="77777777" w:rsidR="004E0B17"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Verbal conduct that includes making or using derogatory comments, epithets, slurs, or jokes</w:t>
                      </w:r>
                      <w:r>
                        <w:rPr>
                          <w:rFonts w:cs="Arial"/>
                          <w:szCs w:val="22"/>
                          <w:lang w:val="en-US"/>
                        </w:rPr>
                        <w:t>;</w:t>
                      </w:r>
                    </w:p>
                    <w:p w14:paraId="467F5601" w14:textId="77777777" w:rsidR="004E0B17" w:rsidRPr="002E3D5A"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Verbal sexual advances or propositions</w:t>
                      </w:r>
                      <w:r>
                        <w:rPr>
                          <w:rFonts w:cs="Arial"/>
                          <w:szCs w:val="22"/>
                          <w:lang w:val="en-US"/>
                        </w:rPr>
                        <w:t>;</w:t>
                      </w:r>
                    </w:p>
                  </w:txbxContent>
                </v:textbox>
                <w10:wrap type="square" anchorx="margin"/>
              </v:shape>
            </w:pict>
          </mc:Fallback>
        </mc:AlternateContent>
      </w:r>
    </w:p>
    <w:p w14:paraId="5DD9C2F7" w14:textId="77777777" w:rsidR="002703ED" w:rsidRPr="00E5437E" w:rsidRDefault="002703ED" w:rsidP="00003C9D">
      <w:pPr>
        <w:jc w:val="both"/>
        <w:rPr>
          <w:rFonts w:cs="Arial"/>
          <w:szCs w:val="22"/>
          <w:lang w:val="en-US"/>
        </w:rPr>
      </w:pPr>
    </w:p>
    <w:p w14:paraId="06196343" w14:textId="28EF4BEF" w:rsidR="00156C34" w:rsidRPr="00E5437E" w:rsidRDefault="001302CE" w:rsidP="00003C9D">
      <w:pPr>
        <w:jc w:val="both"/>
        <w:rPr>
          <w:rFonts w:cs="Arial"/>
          <w:szCs w:val="22"/>
          <w:lang w:val="en-US"/>
        </w:rPr>
      </w:pPr>
      <w:r>
        <w:rPr>
          <w:noProof/>
          <w:lang w:val="en-US"/>
        </w:rPr>
        <mc:AlternateContent>
          <mc:Choice Requires="wps">
            <w:drawing>
              <wp:anchor distT="0" distB="0" distL="114300" distR="114300" simplePos="0" relativeHeight="251658247" behindDoc="0" locked="0" layoutInCell="1" allowOverlap="1" wp14:anchorId="720DB0BB" wp14:editId="309A4254">
                <wp:simplePos x="0" y="0"/>
                <wp:positionH relativeFrom="margin">
                  <wp:posOffset>-23495</wp:posOffset>
                </wp:positionH>
                <wp:positionV relativeFrom="paragraph">
                  <wp:posOffset>26035</wp:posOffset>
                </wp:positionV>
                <wp:extent cx="5578475" cy="1583055"/>
                <wp:effectExtent l="0" t="0" r="3175" b="0"/>
                <wp:wrapSquare wrapText="bothSides"/>
                <wp:docPr id="1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8475" cy="1583055"/>
                        </a:xfrm>
                        <a:prstGeom prst="rect">
                          <a:avLst/>
                        </a:prstGeom>
                        <a:solidFill>
                          <a:srgbClr val="F2F2F2"/>
                        </a:solidFill>
                        <a:ln w="6350">
                          <a:solidFill>
                            <a:srgbClr val="D9D9D9"/>
                          </a:solidFill>
                          <a:miter lim="800000"/>
                          <a:headEnd/>
                          <a:tailEnd/>
                        </a:ln>
                      </wps:spPr>
                      <wps:txbx>
                        <w:txbxContent>
                          <w:p w14:paraId="65DE24B0"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Verbal abuse of a sexual nature, graphic verbal commentaries about an individual's body, sexually degrading words, or suggestive or obscene letters or invitations</w:t>
                            </w:r>
                            <w:r>
                              <w:rPr>
                                <w:rFonts w:cs="Arial"/>
                                <w:szCs w:val="22"/>
                                <w:lang w:val="en-US"/>
                              </w:rPr>
                              <w:t>;</w:t>
                            </w:r>
                          </w:p>
                          <w:p w14:paraId="16325473" w14:textId="77777777" w:rsidR="004E0B17" w:rsidRPr="005A03BA"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Physical conduct that includes touching, assaulting, or impeding or blocking movements.</w:t>
                            </w:r>
                          </w:p>
                        </w:txbxContent>
                      </wps:txbx>
                      <wps:bodyPr rot="0" vert="horz" wrap="square" lIns="72000" tIns="72000" rIns="72000" bIns="7200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720DB0BB" id="_x0000_s1037" type="#_x0000_t202" style="position:absolute;left:0;text-align:left;margin-left:-1.85pt;margin-top:2.05pt;width:439.25pt;height:124.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GIGgIAADYEAAAOAAAAZHJzL2Uyb0RvYy54bWysU9uO0zAQfUfiHyy/06Rdsi1R09XSUoS0&#10;XKSFD3AcJ7FwbDN2m5SvZ+yk3XJ7QcSS5YnHZ2bOnFnfDZ0iRwFOGl3Q+SylRGhuKqmbgn75vH+x&#10;osR5piumjBYFPQlH7zbPn617m4uFaY2qBBAE0S7vbUFb722eJI63omNuZqzQeFkb6JhHE5qkAtYj&#10;eqeSRZreJr2ByoLhwjn8uxsv6Sbi17Xg/mNdO+GJKijm5uMOcS/DnmzWLG+A2VbyKQ32D1l0TGoM&#10;eoHaMc/IAeRvUJ3kYJyp/YybLjF1LbmINWA18/SXah5bZkWsBclx9kKT+3+w/MPx0X4C4ofXZsAG&#10;xiKcfTD8qyPabFumG3EPYPpWsAoDzwNlSW9dPj0NVLvcBZCyf28qbDI7eBOBhhq6wArWSRAdG3C6&#10;kC4GTzj+zLLl6uUyo4Tj3Txb3aRZFmOw/PzcgvNvhelIOBQUsKsRnh0fnA/psPzsEqI5o2S1l0pF&#10;A5pyq4AcGSpgvwhrQv/JTWnSF/T2JktHBv4KsXsV1p8gOulRykp2BV2l4QtOLA+8vdFVPHsm1XjG&#10;lJWeiAzcjSz6oRyIrJCHSHMgtjTVCakFM0oXRw0PrYHvlPQo24K6bwcGghL1TmN7ljgUQefXBlwb&#10;5bXBNEeognIPlIzG1o/TcbAgmxZjnSVxj03dy0j3U15TBSjO2IVpkIL6r+3o9TTumx8AAAD//wMA&#10;UEsDBBQABgAIAAAAIQApU3O63wAAAAgBAAAPAAAAZHJzL2Rvd25yZXYueG1sTI9BS8NAFITvgv9h&#10;eYIXaTdtUlvSvBQRPBSVYOoP2GZfk2D2bchu0/Tfu57scZhh5ptsN5lOjDS41jLCYh6BIK6sbrlG&#10;+D68zTYgnFesVWeZEK7kYJff32Uq1fbCXzSWvhahhF2qEBrv+1RKVzVklJvbnjh4JzsY5YMcaqkH&#10;dQnlppPLKHqWRrUcFhrV02tD1U95NgiGND+V+3FVNO8fZXT9LOL9oUB8fJhetiA8Tf4/DH/4AR3y&#10;wHS0Z9ZOdAizeB2SCMkCRLA36yQ8OSIsV3ECMs/k7YH8FwAA//8DAFBLAQItABQABgAIAAAAIQC2&#10;gziS/gAAAOEBAAATAAAAAAAAAAAAAAAAAAAAAABbQ29udGVudF9UeXBlc10ueG1sUEsBAi0AFAAG&#10;AAgAAAAhADj9If/WAAAAlAEAAAsAAAAAAAAAAAAAAAAALwEAAF9yZWxzLy5yZWxzUEsBAi0AFAAG&#10;AAgAAAAhAEtpQYgaAgAANgQAAA4AAAAAAAAAAAAAAAAALgIAAGRycy9lMm9Eb2MueG1sUEsBAi0A&#10;FAAGAAgAAAAhAClTc7rfAAAACAEAAA8AAAAAAAAAAAAAAAAAdAQAAGRycy9kb3ducmV2LnhtbFBL&#10;BQYAAAAABAAEAPMAAACABQAAAAA=&#10;" fillcolor="#f2f2f2" strokecolor="#d9d9d9" strokeweight=".5pt">
                <v:textbox style="mso-fit-shape-to-text:t" inset="2mm,2mm,2mm,2mm">
                  <w:txbxContent>
                    <w:p w14:paraId="65DE24B0" w14:textId="77777777" w:rsidR="004E0B17" w:rsidRPr="00003C9D"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Verbal abuse of a sexual nature, graphic verbal commentaries about an individual's body, sexually degrading words, or suggestive or obscene letters or invitations</w:t>
                      </w:r>
                      <w:r>
                        <w:rPr>
                          <w:rFonts w:cs="Arial"/>
                          <w:szCs w:val="22"/>
                          <w:lang w:val="en-US"/>
                        </w:rPr>
                        <w:t>;</w:t>
                      </w:r>
                    </w:p>
                    <w:p w14:paraId="16325473" w14:textId="77777777" w:rsidR="004E0B17" w:rsidRPr="005A03BA" w:rsidRDefault="004E0B17" w:rsidP="005B742A">
                      <w:pPr>
                        <w:numPr>
                          <w:ilvl w:val="0"/>
                          <w:numId w:val="28"/>
                        </w:numPr>
                        <w:tabs>
                          <w:tab w:val="left" w:pos="432"/>
                          <w:tab w:val="left" w:pos="1152"/>
                          <w:tab w:val="left" w:pos="1440"/>
                        </w:tabs>
                        <w:autoSpaceDE w:val="0"/>
                        <w:autoSpaceDN w:val="0"/>
                        <w:adjustRightInd w:val="0"/>
                        <w:spacing w:before="120" w:after="120"/>
                        <w:ind w:left="717"/>
                        <w:jc w:val="both"/>
                        <w:rPr>
                          <w:rFonts w:cs="Arial"/>
                          <w:szCs w:val="22"/>
                          <w:lang w:val="en-US"/>
                        </w:rPr>
                      </w:pPr>
                      <w:r w:rsidRPr="00003C9D">
                        <w:rPr>
                          <w:rFonts w:cs="Arial"/>
                          <w:szCs w:val="22"/>
                          <w:lang w:val="en-US"/>
                        </w:rPr>
                        <w:t>Physical conduct that includes touching, assaulting, or impeding or blocking movements.</w:t>
                      </w:r>
                    </w:p>
                  </w:txbxContent>
                </v:textbox>
                <w10:wrap type="square" anchorx="margin"/>
              </v:shape>
            </w:pict>
          </mc:Fallback>
        </mc:AlternateContent>
      </w:r>
    </w:p>
    <w:p w14:paraId="32F24D9A" w14:textId="77777777" w:rsidR="006C4B07" w:rsidRPr="00E5437E" w:rsidRDefault="006C4B07" w:rsidP="00003C9D">
      <w:pPr>
        <w:autoSpaceDE w:val="0"/>
        <w:autoSpaceDN w:val="0"/>
        <w:adjustRightInd w:val="0"/>
        <w:jc w:val="both"/>
        <w:rPr>
          <w:rFonts w:cs="Arial"/>
          <w:szCs w:val="22"/>
          <w:lang w:val="en-US"/>
        </w:rPr>
      </w:pPr>
    </w:p>
    <w:p w14:paraId="1497CA64" w14:textId="0B3B3F7C" w:rsidR="006C4B07" w:rsidRPr="00E5437E" w:rsidRDefault="006C4B07" w:rsidP="005169CD">
      <w:pPr>
        <w:autoSpaceDE w:val="0"/>
        <w:autoSpaceDN w:val="0"/>
        <w:adjustRightInd w:val="0"/>
        <w:jc w:val="both"/>
        <w:rPr>
          <w:rFonts w:cs="Arial"/>
          <w:szCs w:val="22"/>
          <w:lang w:val="en-US"/>
        </w:rPr>
      </w:pPr>
      <w:r w:rsidRPr="00815C32">
        <w:rPr>
          <w:rFonts w:cs="Arial"/>
          <w:szCs w:val="22"/>
          <w:lang w:val="en-US"/>
        </w:rPr>
        <w:t xml:space="preserve">If you experience or witness sexual or other unlawful harassment in the workplace, report it immediately to your supervisor. If the supervisor is unavailable or you believe it would be inappropriate to contact that person, you should immediately </w:t>
      </w:r>
      <w:r w:rsidR="005169CD" w:rsidRPr="005169CD">
        <w:rPr>
          <w:rFonts w:cs="Arial"/>
          <w:szCs w:val="22"/>
        </w:rPr>
        <w:t>The HR officer and/or the compliance officer</w:t>
      </w:r>
      <w:r w:rsidR="005169CD" w:rsidRPr="005169CD">
        <w:rPr>
          <w:rFonts w:cs="Arial"/>
          <w:szCs w:val="22"/>
          <w:lang w:val="en-US"/>
        </w:rPr>
        <w:t xml:space="preserve"> </w:t>
      </w:r>
      <w:r w:rsidRPr="00815C32">
        <w:rPr>
          <w:rFonts w:cs="Arial"/>
          <w:szCs w:val="22"/>
          <w:lang w:val="en-US"/>
        </w:rPr>
        <w:t>or any other member of management. You can raise concerns and make reports without fear of reprisal or retaliation.</w:t>
      </w:r>
    </w:p>
    <w:p w14:paraId="1E3C0FB5" w14:textId="77777777" w:rsidR="006C4B07" w:rsidRPr="00E5437E" w:rsidRDefault="006C4B07" w:rsidP="00003C9D">
      <w:pPr>
        <w:autoSpaceDE w:val="0"/>
        <w:autoSpaceDN w:val="0"/>
        <w:adjustRightInd w:val="0"/>
        <w:jc w:val="both"/>
        <w:rPr>
          <w:rFonts w:cs="Arial"/>
          <w:szCs w:val="22"/>
          <w:lang w:val="en-US"/>
        </w:rPr>
      </w:pPr>
    </w:p>
    <w:p w14:paraId="01336122" w14:textId="77777777" w:rsidR="006C4B07" w:rsidRPr="00E5437E" w:rsidRDefault="006C4B07" w:rsidP="00003C9D">
      <w:pPr>
        <w:autoSpaceDE w:val="0"/>
        <w:autoSpaceDN w:val="0"/>
        <w:adjustRightInd w:val="0"/>
        <w:jc w:val="both"/>
        <w:rPr>
          <w:rFonts w:cs="Arial"/>
          <w:szCs w:val="22"/>
          <w:lang w:val="en-US"/>
        </w:rPr>
      </w:pPr>
      <w:r w:rsidRPr="00E5437E">
        <w:rPr>
          <w:rFonts w:cs="Arial"/>
          <w:szCs w:val="22"/>
          <w:lang w:val="en-US"/>
        </w:rPr>
        <w:t>All allegations of sexual harassment will be quickly and discreetly investigated. To the extent possible, your confidentiality and that of any witnesses and the alleged harasser will be protected against unnecessary disclosure. When the investigation is completed, you will be informed of the outcome of the investigation.</w:t>
      </w:r>
    </w:p>
    <w:p w14:paraId="2B2208AE" w14:textId="77777777" w:rsidR="006C4B07" w:rsidRPr="00E5437E" w:rsidRDefault="006C4B07" w:rsidP="00003C9D">
      <w:pPr>
        <w:autoSpaceDE w:val="0"/>
        <w:autoSpaceDN w:val="0"/>
        <w:adjustRightInd w:val="0"/>
        <w:jc w:val="both"/>
        <w:rPr>
          <w:rFonts w:cs="Arial"/>
          <w:szCs w:val="22"/>
          <w:lang w:val="en-US"/>
        </w:rPr>
      </w:pPr>
    </w:p>
    <w:p w14:paraId="53B3BEF2" w14:textId="687F549A" w:rsidR="006C4B07" w:rsidRPr="00E5437E" w:rsidRDefault="006C4B07" w:rsidP="005169CD">
      <w:pPr>
        <w:autoSpaceDE w:val="0"/>
        <w:autoSpaceDN w:val="0"/>
        <w:adjustRightInd w:val="0"/>
        <w:jc w:val="both"/>
        <w:rPr>
          <w:rFonts w:cs="Arial"/>
          <w:szCs w:val="22"/>
          <w:lang w:val="en-US"/>
        </w:rPr>
      </w:pPr>
      <w:r w:rsidRPr="00E5437E">
        <w:rPr>
          <w:rFonts w:cs="Arial"/>
          <w:szCs w:val="22"/>
          <w:lang w:val="en-US"/>
        </w:rPr>
        <w:t xml:space="preserve">Any supervisor or manager who becomes aware of possible sexual or other unlawful harassment must immediately advise </w:t>
      </w:r>
      <w:r w:rsidRPr="00815C32">
        <w:rPr>
          <w:rFonts w:cs="Arial"/>
          <w:szCs w:val="22"/>
          <w:lang w:val="en-US"/>
        </w:rPr>
        <w:t xml:space="preserve">the </w:t>
      </w:r>
      <w:r w:rsidR="000F5FEE" w:rsidRPr="00815C32">
        <w:rPr>
          <w:rFonts w:cs="Arial"/>
          <w:szCs w:val="22"/>
          <w:lang w:val="en-US"/>
        </w:rPr>
        <w:t>HR department</w:t>
      </w:r>
      <w:r w:rsidR="000F5FEE">
        <w:rPr>
          <w:rFonts w:cs="Arial"/>
          <w:szCs w:val="22"/>
          <w:lang w:val="en-US"/>
        </w:rPr>
        <w:t xml:space="preserve"> </w:t>
      </w:r>
      <w:r w:rsidRPr="00E5437E">
        <w:rPr>
          <w:rFonts w:cs="Arial"/>
          <w:szCs w:val="22"/>
          <w:lang w:val="en-US"/>
        </w:rPr>
        <w:t xml:space="preserve">or </w:t>
      </w:r>
      <w:r w:rsidR="005169CD" w:rsidRPr="005169CD">
        <w:rPr>
          <w:rFonts w:cs="Arial"/>
          <w:szCs w:val="22"/>
        </w:rPr>
        <w:t>the compliance officer</w:t>
      </w:r>
      <w:r w:rsidR="005169CD" w:rsidRPr="005169CD">
        <w:rPr>
          <w:rFonts w:cs="Arial"/>
          <w:szCs w:val="22"/>
          <w:lang w:val="en-US"/>
        </w:rPr>
        <w:t xml:space="preserve"> </w:t>
      </w:r>
      <w:r w:rsidRPr="00E5437E">
        <w:rPr>
          <w:rFonts w:cs="Arial"/>
          <w:szCs w:val="22"/>
          <w:lang w:val="en-US"/>
        </w:rPr>
        <w:t>so it can be investigated in a timely and confidential manner. Anyone engaging in sexual or other unlawful harassment will be subject to disciplinary action, up to and including termination of employment.</w:t>
      </w:r>
    </w:p>
    <w:p w14:paraId="31B1370C" w14:textId="77777777" w:rsidR="006C4B07" w:rsidRPr="00E5437E" w:rsidRDefault="006C4B07" w:rsidP="00DE7ED7">
      <w:pPr>
        <w:pStyle w:val="Heading3"/>
        <w:tabs>
          <w:tab w:val="left" w:pos="7770"/>
        </w:tabs>
      </w:pPr>
      <w:bookmarkStart w:id="257" w:name="_Toc517792639"/>
      <w:bookmarkStart w:id="258" w:name="_Toc517792718"/>
      <w:bookmarkStart w:id="259" w:name="_Toc517862975"/>
      <w:bookmarkStart w:id="260" w:name="_Toc517863279"/>
      <w:bookmarkStart w:id="261" w:name="_Toc517863617"/>
      <w:bookmarkStart w:id="262" w:name="_Toc33304730"/>
      <w:bookmarkStart w:id="263" w:name="_Toc33438579"/>
      <w:r w:rsidRPr="00E5437E">
        <w:t>7.3</w:t>
      </w:r>
      <w:r w:rsidRPr="00E5437E">
        <w:tab/>
        <w:t>A</w:t>
      </w:r>
      <w:r w:rsidR="00156C34" w:rsidRPr="00E5437E">
        <w:t>ttendance and Punctuality</w:t>
      </w:r>
      <w:bookmarkEnd w:id="257"/>
      <w:bookmarkEnd w:id="258"/>
      <w:bookmarkEnd w:id="259"/>
      <w:bookmarkEnd w:id="260"/>
      <w:bookmarkEnd w:id="261"/>
      <w:bookmarkEnd w:id="262"/>
      <w:bookmarkEnd w:id="263"/>
      <w:r w:rsidR="00DE7ED7" w:rsidRPr="00E5437E">
        <w:tab/>
      </w:r>
    </w:p>
    <w:p w14:paraId="19C2DBAA" w14:textId="00BB48DB" w:rsidR="00473C18" w:rsidRPr="00E5437E" w:rsidRDefault="006C4B07" w:rsidP="002C4F25">
      <w:pPr>
        <w:jc w:val="both"/>
        <w:rPr>
          <w:rFonts w:cs="Arial"/>
          <w:szCs w:val="22"/>
          <w:lang w:val="en-US"/>
        </w:rPr>
      </w:pPr>
      <w:r w:rsidRPr="00E5437E">
        <w:rPr>
          <w:rFonts w:cs="Arial"/>
          <w:szCs w:val="22"/>
          <w:lang w:val="en-US"/>
        </w:rPr>
        <w:t xml:space="preserve">To maintain a safe and productive work environment, </w:t>
      </w:r>
      <w:proofErr w:type="spellStart"/>
      <w:r w:rsidR="00BC25EF">
        <w:rPr>
          <w:lang w:val="en-US"/>
        </w:rPr>
        <w:t>Newera</w:t>
      </w:r>
      <w:proofErr w:type="spellEnd"/>
      <w:r w:rsidRPr="00E5437E">
        <w:rPr>
          <w:rFonts w:cs="Arial"/>
          <w:szCs w:val="22"/>
          <w:lang w:val="en-US"/>
        </w:rPr>
        <w:t xml:space="preserve"> expects employees to be reliable and to be punctual in reporting </w:t>
      </w:r>
      <w:proofErr w:type="gramStart"/>
      <w:r w:rsidRPr="00E5437E">
        <w:rPr>
          <w:rFonts w:cs="Arial"/>
          <w:szCs w:val="22"/>
          <w:lang w:val="en-US"/>
        </w:rPr>
        <w:t>for</w:t>
      </w:r>
      <w:proofErr w:type="gramEnd"/>
      <w:r w:rsidRPr="00E5437E">
        <w:rPr>
          <w:rFonts w:cs="Arial"/>
          <w:szCs w:val="22"/>
          <w:lang w:val="en-US"/>
        </w:rPr>
        <w:t xml:space="preserve"> scheduled work. Absenteeism and tardiness place a burden on other employees and on </w:t>
      </w:r>
      <w:proofErr w:type="spellStart"/>
      <w:r w:rsidR="00BC25EF">
        <w:rPr>
          <w:lang w:val="en-US"/>
        </w:rPr>
        <w:t>Newera</w:t>
      </w:r>
      <w:proofErr w:type="spellEnd"/>
      <w:r w:rsidR="00D07145" w:rsidRPr="00E5437E">
        <w:rPr>
          <w:rFonts w:cs="Arial"/>
          <w:szCs w:val="22"/>
          <w:lang w:val="en-US"/>
        </w:rPr>
        <w:t xml:space="preserve"> </w:t>
      </w:r>
      <w:r w:rsidRPr="00E5437E">
        <w:rPr>
          <w:rFonts w:cs="Arial"/>
          <w:szCs w:val="22"/>
          <w:lang w:val="en-US"/>
        </w:rPr>
        <w:t>In the rare instances when employees cannot avoid being late to work or are unable to work as scheduled, they should notify their supervisor as soon as possible in advance of the anticipated tardiness or absence. Poor attendance and excessive tardiness are disruptive. Either may lead to disciplinary action, up to and including termination of employment.</w:t>
      </w:r>
    </w:p>
    <w:p w14:paraId="1EAAEBD3" w14:textId="2398BD06" w:rsidR="006C4B07" w:rsidRPr="00E5437E" w:rsidRDefault="006C4B07" w:rsidP="002B12C8">
      <w:pPr>
        <w:autoSpaceDE w:val="0"/>
        <w:autoSpaceDN w:val="0"/>
        <w:adjustRightInd w:val="0"/>
        <w:jc w:val="both"/>
        <w:rPr>
          <w:rFonts w:cs="Arial"/>
          <w:szCs w:val="22"/>
          <w:lang w:val="en-US"/>
        </w:rPr>
      </w:pPr>
    </w:p>
    <w:p w14:paraId="1E25B0C1" w14:textId="2F52DF10" w:rsidR="006C4B07" w:rsidRPr="00E5437E" w:rsidRDefault="006C4B07" w:rsidP="0046656E">
      <w:pPr>
        <w:pStyle w:val="Heading3"/>
      </w:pPr>
      <w:bookmarkStart w:id="264" w:name="_Toc517792641"/>
      <w:bookmarkStart w:id="265" w:name="_Toc517792720"/>
      <w:bookmarkStart w:id="266" w:name="_Toc517862977"/>
      <w:bookmarkStart w:id="267" w:name="_Toc517863281"/>
      <w:bookmarkStart w:id="268" w:name="_Toc517863619"/>
      <w:bookmarkStart w:id="269" w:name="_Toc33304732"/>
      <w:bookmarkStart w:id="270" w:name="_Toc33438581"/>
      <w:r w:rsidRPr="00E5437E">
        <w:t>7.</w:t>
      </w:r>
      <w:r w:rsidR="003D58D7">
        <w:t>4</w:t>
      </w:r>
      <w:r w:rsidRPr="00E5437E">
        <w:tab/>
        <w:t>R</w:t>
      </w:r>
      <w:r w:rsidR="00156C34" w:rsidRPr="00E5437E">
        <w:t>eturn of Property</w:t>
      </w:r>
      <w:bookmarkEnd w:id="264"/>
      <w:bookmarkEnd w:id="265"/>
      <w:bookmarkEnd w:id="266"/>
      <w:bookmarkEnd w:id="267"/>
      <w:bookmarkEnd w:id="268"/>
      <w:bookmarkEnd w:id="269"/>
      <w:bookmarkEnd w:id="270"/>
    </w:p>
    <w:p w14:paraId="26FAB14F" w14:textId="6BAD5EA8" w:rsidR="002B12C8" w:rsidRPr="00E5437E" w:rsidRDefault="006C4B07" w:rsidP="002B12C8">
      <w:pPr>
        <w:jc w:val="both"/>
        <w:rPr>
          <w:rFonts w:cs="Arial"/>
          <w:szCs w:val="22"/>
          <w:lang w:val="en-US"/>
        </w:rPr>
      </w:pPr>
      <w:r w:rsidRPr="00E5437E">
        <w:rPr>
          <w:rFonts w:cs="Arial"/>
          <w:szCs w:val="22"/>
          <w:lang w:val="en-US"/>
        </w:rPr>
        <w:t xml:space="preserve">Employees are responsible for all </w:t>
      </w:r>
      <w:proofErr w:type="spellStart"/>
      <w:r w:rsidR="00BC25EF">
        <w:rPr>
          <w:lang w:val="en-US"/>
        </w:rPr>
        <w:t>Newera</w:t>
      </w:r>
      <w:proofErr w:type="spellEnd"/>
      <w:r w:rsidR="000F5FEE">
        <w:rPr>
          <w:rFonts w:cs="Arial"/>
          <w:szCs w:val="22"/>
          <w:lang w:val="en-US"/>
        </w:rPr>
        <w:t xml:space="preserve"> </w:t>
      </w:r>
      <w:r w:rsidRPr="00E5437E">
        <w:rPr>
          <w:rFonts w:cs="Arial"/>
          <w:szCs w:val="22"/>
          <w:lang w:val="en-US"/>
        </w:rPr>
        <w:t xml:space="preserve">property, materials, or written information issued to them or in their possession or control. Employees must return all </w:t>
      </w:r>
      <w:proofErr w:type="spellStart"/>
      <w:r w:rsidR="00BC25EF">
        <w:rPr>
          <w:lang w:val="en-US"/>
        </w:rPr>
        <w:t>Newera</w:t>
      </w:r>
      <w:r w:rsidR="000F5FEE">
        <w:rPr>
          <w:rFonts w:cs="Arial"/>
          <w:szCs w:val="22"/>
          <w:lang w:val="en-US"/>
        </w:rPr>
        <w:t>’s</w:t>
      </w:r>
      <w:proofErr w:type="spellEnd"/>
      <w:r w:rsidRPr="00E5437E">
        <w:rPr>
          <w:rFonts w:cs="Arial"/>
          <w:szCs w:val="22"/>
          <w:lang w:val="en-US"/>
        </w:rPr>
        <w:t xml:space="preserve"> property immediately upon request or upon termination of employment. Where permitted by applicable laws,</w:t>
      </w:r>
      <w:r w:rsidR="00D07145" w:rsidRPr="00D07145">
        <w:rPr>
          <w:lang w:val="en-US"/>
        </w:rPr>
        <w:t xml:space="preserve"> </w:t>
      </w:r>
      <w:proofErr w:type="spellStart"/>
      <w:r w:rsidR="00BC25EF">
        <w:rPr>
          <w:lang w:val="en-US"/>
        </w:rPr>
        <w:t>Newera</w:t>
      </w:r>
      <w:proofErr w:type="spellEnd"/>
      <w:r w:rsidR="00D07145" w:rsidRPr="00E5437E">
        <w:rPr>
          <w:rFonts w:cs="Arial"/>
          <w:szCs w:val="22"/>
          <w:lang w:val="en-US"/>
        </w:rPr>
        <w:t xml:space="preserve"> </w:t>
      </w:r>
      <w:r w:rsidRPr="00E5437E">
        <w:rPr>
          <w:rFonts w:cs="Arial"/>
          <w:szCs w:val="22"/>
          <w:lang w:val="en-US"/>
        </w:rPr>
        <w:t xml:space="preserve">may withhold from the employee's check or final paycheck the cost of any items that are not returned when required. </w:t>
      </w:r>
      <w:proofErr w:type="spellStart"/>
      <w:r w:rsidR="00BC25EF">
        <w:rPr>
          <w:lang w:val="en-US"/>
        </w:rPr>
        <w:t>Newera</w:t>
      </w:r>
      <w:proofErr w:type="spellEnd"/>
      <w:r w:rsidRPr="00E5437E">
        <w:rPr>
          <w:rFonts w:cs="Arial"/>
          <w:szCs w:val="22"/>
          <w:lang w:val="en-US"/>
        </w:rPr>
        <w:t xml:space="preserve"> may also take all </w:t>
      </w:r>
      <w:proofErr w:type="gramStart"/>
      <w:r w:rsidRPr="00E5437E">
        <w:rPr>
          <w:rFonts w:cs="Arial"/>
          <w:szCs w:val="22"/>
          <w:lang w:val="en-US"/>
        </w:rPr>
        <w:t>action</w:t>
      </w:r>
      <w:proofErr w:type="gramEnd"/>
      <w:r w:rsidRPr="00E5437E">
        <w:rPr>
          <w:rFonts w:cs="Arial"/>
          <w:szCs w:val="22"/>
          <w:lang w:val="en-US"/>
        </w:rPr>
        <w:t xml:space="preserve"> deemed appropriate to recover or protect its property.</w:t>
      </w:r>
    </w:p>
    <w:p w14:paraId="7A70EB54" w14:textId="77777777" w:rsidR="002B12C8" w:rsidRPr="00E5437E" w:rsidRDefault="002B12C8" w:rsidP="002B12C8">
      <w:pPr>
        <w:jc w:val="both"/>
        <w:rPr>
          <w:rFonts w:cs="Arial"/>
          <w:szCs w:val="22"/>
          <w:lang w:val="en-US"/>
        </w:rPr>
      </w:pPr>
    </w:p>
    <w:p w14:paraId="5900E83B" w14:textId="39EE99A4" w:rsidR="006C4B07" w:rsidRPr="00E5437E" w:rsidRDefault="006C4B07" w:rsidP="0046656E">
      <w:pPr>
        <w:pStyle w:val="Heading3"/>
        <w:rPr>
          <w:rFonts w:cs="Arial"/>
          <w:sz w:val="22"/>
          <w:szCs w:val="22"/>
        </w:rPr>
      </w:pPr>
      <w:bookmarkStart w:id="271" w:name="_Toc517792642"/>
      <w:bookmarkStart w:id="272" w:name="_Toc517792721"/>
      <w:bookmarkStart w:id="273" w:name="_Toc517862978"/>
      <w:bookmarkStart w:id="274" w:name="_Toc517863282"/>
      <w:bookmarkStart w:id="275" w:name="_Toc517863620"/>
      <w:bookmarkStart w:id="276" w:name="_Toc33304733"/>
      <w:bookmarkStart w:id="277" w:name="_Toc33438582"/>
      <w:r w:rsidRPr="00E5437E">
        <w:t>7.</w:t>
      </w:r>
      <w:r w:rsidR="003D58D7">
        <w:t xml:space="preserve">5 </w:t>
      </w:r>
      <w:r w:rsidRPr="00E5437E">
        <w:t>R</w:t>
      </w:r>
      <w:r w:rsidR="00156C34" w:rsidRPr="00E5437E">
        <w:t>esignation and Retirement</w:t>
      </w:r>
      <w:bookmarkEnd w:id="271"/>
      <w:bookmarkEnd w:id="272"/>
      <w:bookmarkEnd w:id="273"/>
      <w:bookmarkEnd w:id="274"/>
      <w:bookmarkEnd w:id="275"/>
      <w:bookmarkEnd w:id="276"/>
      <w:bookmarkEnd w:id="277"/>
    </w:p>
    <w:p w14:paraId="78D7E5BF" w14:textId="0691CDBB" w:rsidR="005169CD" w:rsidRPr="005169CD" w:rsidRDefault="005169CD" w:rsidP="005169CD">
      <w:pPr>
        <w:jc w:val="both"/>
        <w:rPr>
          <w:rFonts w:cs="Arial"/>
          <w:szCs w:val="22"/>
          <w:lang w:val="en-US"/>
        </w:rPr>
      </w:pPr>
      <w:r w:rsidRPr="005169CD">
        <w:rPr>
          <w:rFonts w:cs="Arial"/>
          <w:szCs w:val="22"/>
          <w:lang w:val="en-US"/>
        </w:rPr>
        <w:t xml:space="preserve">Resignation is an act initiated by the employee to end their employment with </w:t>
      </w:r>
      <w:proofErr w:type="spellStart"/>
      <w:r w:rsidR="00BC25EF">
        <w:rPr>
          <w:lang w:val="en-US"/>
        </w:rPr>
        <w:t>Newera</w:t>
      </w:r>
      <w:proofErr w:type="spellEnd"/>
      <w:r w:rsidR="00BC25EF">
        <w:rPr>
          <w:rFonts w:cs="Arial"/>
          <w:szCs w:val="22"/>
          <w:lang w:val="en-US"/>
        </w:rPr>
        <w:t xml:space="preserve">, </w:t>
      </w:r>
      <w:r w:rsidRPr="005169CD">
        <w:rPr>
          <w:rFonts w:cs="Arial"/>
          <w:szCs w:val="22"/>
          <w:lang w:val="en-US"/>
        </w:rPr>
        <w:t>kindly requests employees to provide at least two weeks' written notice prior to resigning.</w:t>
      </w:r>
    </w:p>
    <w:p w14:paraId="4FC6BDE5" w14:textId="77777777" w:rsidR="006C4B07" w:rsidRPr="00E5437E" w:rsidRDefault="006C4B07" w:rsidP="00003C9D">
      <w:pPr>
        <w:jc w:val="both"/>
        <w:rPr>
          <w:rFonts w:cs="Arial"/>
          <w:szCs w:val="22"/>
          <w:lang w:val="en-US"/>
        </w:rPr>
      </w:pPr>
    </w:p>
    <w:p w14:paraId="166FCD97" w14:textId="77777777" w:rsidR="006C4B07" w:rsidRPr="00E5437E" w:rsidRDefault="006C4B07" w:rsidP="00003C9D">
      <w:pPr>
        <w:jc w:val="both"/>
        <w:rPr>
          <w:rFonts w:cs="Arial"/>
          <w:szCs w:val="22"/>
          <w:lang w:val="en-US"/>
        </w:rPr>
      </w:pPr>
      <w:r w:rsidRPr="00E5437E">
        <w:rPr>
          <w:rFonts w:cs="Arial"/>
          <w:szCs w:val="22"/>
          <w:lang w:val="en-US"/>
        </w:rPr>
        <w:t>Prior to an employee's departure, an exit interview may be scheduled to discuss the reasons for resignation and the effect of the resignation on benefits.</w:t>
      </w:r>
    </w:p>
    <w:p w14:paraId="5A2ED3B3" w14:textId="46475FC3" w:rsidR="00322459" w:rsidRPr="00E5437E" w:rsidRDefault="00322459" w:rsidP="005169CD">
      <w:pPr>
        <w:jc w:val="both"/>
        <w:rPr>
          <w:rFonts w:cs="Arial"/>
          <w:szCs w:val="22"/>
          <w:lang w:val="en-US"/>
        </w:rPr>
      </w:pPr>
      <w:r w:rsidRPr="00E5437E">
        <w:rPr>
          <w:rFonts w:cs="Arial"/>
          <w:szCs w:val="22"/>
          <w:lang w:val="en-US"/>
        </w:rPr>
        <w:lastRenderedPageBreak/>
        <w:t xml:space="preserve">In line with actual legislation </w:t>
      </w:r>
      <w:proofErr w:type="spellStart"/>
      <w:r w:rsidR="00BC25EF">
        <w:rPr>
          <w:lang w:val="en-US"/>
        </w:rPr>
        <w:t>Newera</w:t>
      </w:r>
      <w:proofErr w:type="spellEnd"/>
      <w:r w:rsidR="005169CD" w:rsidRPr="005169CD">
        <w:t xml:space="preserve"> does not specify a mandatory retirement age for its employees</w:t>
      </w:r>
      <w:r w:rsidRPr="00E5437E">
        <w:rPr>
          <w:rFonts w:cs="Arial"/>
          <w:szCs w:val="22"/>
          <w:lang w:val="en-US"/>
        </w:rPr>
        <w:t xml:space="preserve"> It is however our policy to h</w:t>
      </w:r>
      <w:r w:rsidR="007B7310" w:rsidRPr="00E5437E">
        <w:rPr>
          <w:rFonts w:cs="Arial"/>
          <w:szCs w:val="22"/>
          <w:lang w:val="en-US"/>
        </w:rPr>
        <w:t>ave</w:t>
      </w:r>
      <w:r w:rsidRPr="00E5437E">
        <w:rPr>
          <w:rFonts w:cs="Arial"/>
          <w:szCs w:val="22"/>
          <w:lang w:val="en-US"/>
        </w:rPr>
        <w:t xml:space="preserve"> discussions with all our staff where they can discuss their future aims and aspirations. Staff and their managers can also use this opportunity to discuss retirement planning should the employee wish to do so.</w:t>
      </w:r>
    </w:p>
    <w:p w14:paraId="517C5C8F" w14:textId="77777777" w:rsidR="00322459" w:rsidRPr="00E5437E" w:rsidRDefault="00322459" w:rsidP="00003C9D">
      <w:pPr>
        <w:jc w:val="both"/>
        <w:rPr>
          <w:rFonts w:cs="Arial"/>
          <w:szCs w:val="22"/>
          <w:lang w:val="en-US"/>
        </w:rPr>
      </w:pPr>
    </w:p>
    <w:p w14:paraId="2AF7AE52" w14:textId="4D68695A" w:rsidR="006C4B07" w:rsidRPr="00E5437E" w:rsidRDefault="00322459" w:rsidP="00003C9D">
      <w:pPr>
        <w:jc w:val="both"/>
        <w:rPr>
          <w:rFonts w:cs="Arial"/>
          <w:szCs w:val="22"/>
          <w:lang w:val="en-US"/>
        </w:rPr>
      </w:pPr>
      <w:r w:rsidRPr="00E5437E">
        <w:rPr>
          <w:rFonts w:cs="Arial"/>
          <w:szCs w:val="22"/>
          <w:lang w:val="en-US"/>
        </w:rPr>
        <w:t xml:space="preserve">You should ensure that you inform your line manager at least </w:t>
      </w:r>
      <w:r w:rsidR="000F5FEE">
        <w:rPr>
          <w:rFonts w:cs="Arial"/>
          <w:szCs w:val="22"/>
          <w:lang w:val="en-US"/>
        </w:rPr>
        <w:t>3</w:t>
      </w:r>
      <w:r w:rsidR="007B7310" w:rsidRPr="00E5437E">
        <w:rPr>
          <w:rFonts w:cs="Arial"/>
          <w:szCs w:val="22"/>
          <w:lang w:val="en-US"/>
        </w:rPr>
        <w:t xml:space="preserve"> </w:t>
      </w:r>
      <w:r w:rsidRPr="00E5437E">
        <w:rPr>
          <w:rFonts w:cs="Arial"/>
          <w:szCs w:val="22"/>
          <w:lang w:val="en-US"/>
        </w:rPr>
        <w:t xml:space="preserve">months before you plan to retire to ensure </w:t>
      </w:r>
      <w:r w:rsidR="007B7310" w:rsidRPr="00E5437E">
        <w:rPr>
          <w:rFonts w:cs="Arial"/>
          <w:szCs w:val="22"/>
          <w:lang w:val="en-US"/>
        </w:rPr>
        <w:t xml:space="preserve">that </w:t>
      </w:r>
      <w:r w:rsidRPr="00E5437E">
        <w:rPr>
          <w:rFonts w:cs="Arial"/>
          <w:szCs w:val="22"/>
          <w:lang w:val="en-US"/>
        </w:rPr>
        <w:t>all appropri</w:t>
      </w:r>
      <w:r w:rsidR="007B7310" w:rsidRPr="00E5437E">
        <w:rPr>
          <w:rFonts w:cs="Arial"/>
          <w:szCs w:val="22"/>
          <w:lang w:val="en-US"/>
        </w:rPr>
        <w:t>ate arrangements are made (ex</w:t>
      </w:r>
      <w:r w:rsidR="00F60E60" w:rsidRPr="00E5437E">
        <w:rPr>
          <w:rFonts w:cs="Arial"/>
          <w:szCs w:val="22"/>
          <w:lang w:val="en-US"/>
        </w:rPr>
        <w:t>:</w:t>
      </w:r>
      <w:r w:rsidR="007B7310" w:rsidRPr="00E5437E">
        <w:rPr>
          <w:rFonts w:cs="Arial"/>
          <w:szCs w:val="22"/>
          <w:lang w:val="en-US"/>
        </w:rPr>
        <w:t xml:space="preserve"> </w:t>
      </w:r>
      <w:r w:rsidRPr="00E5437E">
        <w:rPr>
          <w:rFonts w:cs="Arial"/>
          <w:szCs w:val="22"/>
          <w:lang w:val="en-US"/>
        </w:rPr>
        <w:t>sourcing a replacement</w:t>
      </w:r>
      <w:r w:rsidR="007B7310" w:rsidRPr="00E5437E">
        <w:rPr>
          <w:rFonts w:cs="Arial"/>
          <w:szCs w:val="22"/>
          <w:lang w:val="en-US"/>
        </w:rPr>
        <w:t xml:space="preserve"> etc</w:t>
      </w:r>
      <w:r w:rsidR="00C221FC" w:rsidRPr="00E5437E">
        <w:rPr>
          <w:rFonts w:cs="Arial"/>
          <w:szCs w:val="22"/>
          <w:lang w:val="en-US"/>
        </w:rPr>
        <w:t>.</w:t>
      </w:r>
      <w:r w:rsidR="007B7310" w:rsidRPr="00E5437E">
        <w:rPr>
          <w:rFonts w:cs="Arial"/>
          <w:szCs w:val="22"/>
          <w:lang w:val="en-US"/>
        </w:rPr>
        <w:t>).</w:t>
      </w:r>
    </w:p>
    <w:p w14:paraId="7AE7477E" w14:textId="77777777" w:rsidR="006C4B07" w:rsidRPr="00E5437E" w:rsidRDefault="006C4B07" w:rsidP="00003C9D">
      <w:pPr>
        <w:jc w:val="both"/>
        <w:rPr>
          <w:rFonts w:cs="Arial"/>
          <w:szCs w:val="22"/>
          <w:lang w:val="en-US"/>
        </w:rPr>
      </w:pPr>
    </w:p>
    <w:p w14:paraId="15AEA676" w14:textId="4CC4BBDC" w:rsidR="006C4B07" w:rsidRPr="00E5437E" w:rsidRDefault="006C4B07" w:rsidP="0046656E">
      <w:pPr>
        <w:pStyle w:val="Heading3"/>
      </w:pPr>
      <w:bookmarkStart w:id="278" w:name="_Toc517792643"/>
      <w:bookmarkStart w:id="279" w:name="_Toc517792722"/>
      <w:bookmarkStart w:id="280" w:name="_Toc517862979"/>
      <w:bookmarkStart w:id="281" w:name="_Toc517863283"/>
      <w:bookmarkStart w:id="282" w:name="_Toc517863621"/>
      <w:bookmarkStart w:id="283" w:name="_Toc33304734"/>
      <w:bookmarkStart w:id="284" w:name="_Toc33438583"/>
      <w:r w:rsidRPr="00E5437E">
        <w:t>7.</w:t>
      </w:r>
      <w:r w:rsidR="003D58D7">
        <w:t>6</w:t>
      </w:r>
      <w:r w:rsidRPr="00E5437E">
        <w:tab/>
        <w:t>S</w:t>
      </w:r>
      <w:r w:rsidR="00156C34" w:rsidRPr="00E5437E">
        <w:t>ecurity Inspections</w:t>
      </w:r>
      <w:bookmarkEnd w:id="278"/>
      <w:bookmarkEnd w:id="279"/>
      <w:bookmarkEnd w:id="280"/>
      <w:bookmarkEnd w:id="281"/>
      <w:bookmarkEnd w:id="282"/>
      <w:bookmarkEnd w:id="283"/>
      <w:bookmarkEnd w:id="284"/>
    </w:p>
    <w:p w14:paraId="6834AFBE" w14:textId="184D5710" w:rsidR="006C4B07" w:rsidRPr="00E5437E" w:rsidRDefault="00BC25EF" w:rsidP="00003C9D">
      <w:pPr>
        <w:jc w:val="both"/>
        <w:rPr>
          <w:rFonts w:cs="Arial"/>
          <w:szCs w:val="22"/>
          <w:lang w:val="en-US"/>
        </w:rPr>
      </w:pPr>
      <w:proofErr w:type="spellStart"/>
      <w:r>
        <w:rPr>
          <w:lang w:val="en-US"/>
        </w:rPr>
        <w:t>Newera</w:t>
      </w:r>
      <w:proofErr w:type="spellEnd"/>
      <w:r w:rsidRPr="00E5437E">
        <w:rPr>
          <w:rFonts w:cs="Arial"/>
          <w:szCs w:val="22"/>
          <w:lang w:val="en-US"/>
        </w:rPr>
        <w:t xml:space="preserve"> </w:t>
      </w:r>
      <w:r w:rsidR="006C4B07" w:rsidRPr="00E5437E">
        <w:rPr>
          <w:rFonts w:cs="Arial"/>
          <w:szCs w:val="22"/>
          <w:lang w:val="en-US"/>
        </w:rPr>
        <w:t>wishes to maintain a work environment that is free of illegal drugs,</w:t>
      </w:r>
      <w:r w:rsidR="000F5FEE">
        <w:rPr>
          <w:rFonts w:cs="Arial"/>
          <w:szCs w:val="22"/>
          <w:lang w:val="en-US"/>
        </w:rPr>
        <w:t xml:space="preserve"> </w:t>
      </w:r>
      <w:r w:rsidR="006C4B07" w:rsidRPr="00E5437E">
        <w:rPr>
          <w:rFonts w:cs="Arial"/>
          <w:szCs w:val="22"/>
          <w:lang w:val="en-US"/>
        </w:rPr>
        <w:t xml:space="preserve">firearms, explosives, or other improper materials. To this end, </w:t>
      </w:r>
      <w:proofErr w:type="spellStart"/>
      <w:r>
        <w:rPr>
          <w:lang w:val="en-US"/>
        </w:rPr>
        <w:t>Newera</w:t>
      </w:r>
      <w:proofErr w:type="spellEnd"/>
      <w:r w:rsidR="006C4B07" w:rsidRPr="00E5437E">
        <w:rPr>
          <w:rFonts w:cs="Arial"/>
          <w:szCs w:val="22"/>
          <w:lang w:val="en-US"/>
        </w:rPr>
        <w:t xml:space="preserve"> prohibits the possession, transfer, sale, or use of such materials on its premises. </w:t>
      </w:r>
      <w:proofErr w:type="spellStart"/>
      <w:r>
        <w:rPr>
          <w:lang w:val="en-US"/>
        </w:rPr>
        <w:t>Newera</w:t>
      </w:r>
      <w:proofErr w:type="spellEnd"/>
      <w:r w:rsidR="000F5FEE">
        <w:rPr>
          <w:rFonts w:cs="Arial"/>
          <w:szCs w:val="22"/>
          <w:lang w:val="en-US"/>
        </w:rPr>
        <w:t xml:space="preserve"> </w:t>
      </w:r>
      <w:r w:rsidR="006C4B07" w:rsidRPr="00E5437E">
        <w:rPr>
          <w:rFonts w:cs="Arial"/>
          <w:szCs w:val="22"/>
          <w:lang w:val="en-US"/>
        </w:rPr>
        <w:t>requires the cooperation of all employees in administering this policy.</w:t>
      </w:r>
    </w:p>
    <w:p w14:paraId="4846F2AD" w14:textId="77777777" w:rsidR="006C4B07" w:rsidRPr="00E5437E" w:rsidRDefault="006C4B07" w:rsidP="00003C9D">
      <w:pPr>
        <w:jc w:val="both"/>
        <w:rPr>
          <w:rFonts w:cs="Arial"/>
          <w:szCs w:val="22"/>
          <w:lang w:val="en-US"/>
        </w:rPr>
      </w:pPr>
    </w:p>
    <w:p w14:paraId="64D8AAD7" w14:textId="3A18AA75" w:rsidR="006C4B07" w:rsidRDefault="006C4B07" w:rsidP="00003C9D">
      <w:pPr>
        <w:jc w:val="both"/>
        <w:rPr>
          <w:rFonts w:cs="Arial"/>
          <w:szCs w:val="22"/>
          <w:lang w:val="en-US"/>
        </w:rPr>
      </w:pPr>
      <w:r w:rsidRPr="00E5437E">
        <w:rPr>
          <w:rFonts w:cs="Arial"/>
          <w:szCs w:val="22"/>
          <w:lang w:val="en-US"/>
        </w:rPr>
        <w:t>Desks</w:t>
      </w:r>
      <w:r w:rsidR="00DA779F">
        <w:rPr>
          <w:rFonts w:cs="Arial"/>
          <w:szCs w:val="22"/>
          <w:lang w:val="en-US"/>
        </w:rPr>
        <w:t>,</w:t>
      </w:r>
      <w:r w:rsidRPr="00E5437E">
        <w:rPr>
          <w:rFonts w:cs="Arial"/>
          <w:szCs w:val="22"/>
          <w:lang w:val="en-US"/>
        </w:rPr>
        <w:t xml:space="preserve"> and other storage devices may be provided for the convenience of employees but remains the sole property of </w:t>
      </w:r>
      <w:proofErr w:type="spellStart"/>
      <w:r w:rsidR="00BC25EF">
        <w:rPr>
          <w:lang w:val="en-US"/>
        </w:rPr>
        <w:t>Newera</w:t>
      </w:r>
      <w:proofErr w:type="spellEnd"/>
      <w:r w:rsidRPr="00E5437E">
        <w:rPr>
          <w:rFonts w:cs="Arial"/>
          <w:szCs w:val="22"/>
          <w:lang w:val="en-US"/>
        </w:rPr>
        <w:t xml:space="preserve">. Accordingly, they, as well as any articles found within them, can be inspected by any agent or representative of </w:t>
      </w:r>
      <w:proofErr w:type="spellStart"/>
      <w:r w:rsidR="00BC25EF">
        <w:rPr>
          <w:lang w:val="en-US"/>
        </w:rPr>
        <w:t>Newera</w:t>
      </w:r>
      <w:proofErr w:type="spellEnd"/>
      <w:r w:rsidRPr="00E5437E">
        <w:rPr>
          <w:rFonts w:cs="Arial"/>
          <w:szCs w:val="22"/>
          <w:lang w:val="en-US"/>
        </w:rPr>
        <w:t xml:space="preserve"> at any time, either with or without prior notice.</w:t>
      </w:r>
    </w:p>
    <w:p w14:paraId="65702D92" w14:textId="5D9F02BA" w:rsidR="00DF7AB3" w:rsidRPr="00E5437E" w:rsidRDefault="00DF7AB3" w:rsidP="00DF7AB3">
      <w:pPr>
        <w:pStyle w:val="Heading3"/>
      </w:pPr>
      <w:bookmarkStart w:id="285" w:name="_Toc517792645"/>
      <w:bookmarkStart w:id="286" w:name="_Toc517792724"/>
      <w:bookmarkStart w:id="287" w:name="_Toc517862981"/>
      <w:bookmarkStart w:id="288" w:name="_Toc517863285"/>
      <w:bookmarkStart w:id="289" w:name="_Toc517863623"/>
      <w:bookmarkStart w:id="290" w:name="_Toc33304736"/>
      <w:bookmarkStart w:id="291" w:name="_Toc33438585"/>
      <w:r w:rsidRPr="00E5437E">
        <w:t>7.</w:t>
      </w:r>
      <w:r>
        <w:t>7</w:t>
      </w:r>
      <w:r w:rsidRPr="00E5437E">
        <w:tab/>
        <w:t>Problem Resolution</w:t>
      </w:r>
      <w:bookmarkEnd w:id="285"/>
      <w:bookmarkEnd w:id="286"/>
      <w:bookmarkEnd w:id="287"/>
      <w:bookmarkEnd w:id="288"/>
      <w:bookmarkEnd w:id="289"/>
      <w:bookmarkEnd w:id="290"/>
      <w:bookmarkEnd w:id="291"/>
    </w:p>
    <w:p w14:paraId="1B91317A" w14:textId="3D575EB4" w:rsidR="00DF7AB3" w:rsidRPr="00E5437E" w:rsidRDefault="00BC25EF" w:rsidP="00DF7AB3">
      <w:pPr>
        <w:autoSpaceDE w:val="0"/>
        <w:autoSpaceDN w:val="0"/>
        <w:adjustRightInd w:val="0"/>
        <w:jc w:val="both"/>
        <w:rPr>
          <w:rFonts w:cs="Arial"/>
          <w:szCs w:val="22"/>
          <w:lang w:val="en-US"/>
        </w:rPr>
      </w:pPr>
      <w:proofErr w:type="spellStart"/>
      <w:r>
        <w:rPr>
          <w:lang w:val="en-US"/>
        </w:rPr>
        <w:t>Newera</w:t>
      </w:r>
      <w:proofErr w:type="spellEnd"/>
      <w:r w:rsidR="00DF7AB3" w:rsidRPr="00E5437E">
        <w:rPr>
          <w:rFonts w:cs="Arial"/>
          <w:szCs w:val="22"/>
          <w:lang w:val="en-US"/>
        </w:rPr>
        <w:t xml:space="preserve"> is committed to providing the best possible working conditions for its employees. Part of this commitment is encouraging an open and frank atmosphere in which any problem, complaint, suggestion, or question receives a timely response from </w:t>
      </w:r>
      <w:proofErr w:type="spellStart"/>
      <w:r>
        <w:rPr>
          <w:lang w:val="en-US"/>
        </w:rPr>
        <w:t>Newera</w:t>
      </w:r>
      <w:proofErr w:type="spellEnd"/>
      <w:r w:rsidR="005169CD">
        <w:rPr>
          <w:rFonts w:cs="Arial"/>
          <w:szCs w:val="22"/>
          <w:lang w:val="en-US"/>
        </w:rPr>
        <w:t xml:space="preserve"> </w:t>
      </w:r>
      <w:r w:rsidR="00DF7AB3" w:rsidRPr="00E5437E">
        <w:rPr>
          <w:rFonts w:cs="Arial"/>
          <w:szCs w:val="22"/>
          <w:lang w:val="en-US"/>
        </w:rPr>
        <w:t>supervisors and management.</w:t>
      </w:r>
    </w:p>
    <w:p w14:paraId="2C23DD54" w14:textId="77777777" w:rsidR="00DF7AB3" w:rsidRPr="00E5437E" w:rsidRDefault="00DF7AB3" w:rsidP="00DF7AB3">
      <w:pPr>
        <w:autoSpaceDE w:val="0"/>
        <w:autoSpaceDN w:val="0"/>
        <w:adjustRightInd w:val="0"/>
        <w:jc w:val="both"/>
        <w:rPr>
          <w:rFonts w:cs="Arial"/>
          <w:szCs w:val="22"/>
          <w:lang w:val="en-US"/>
        </w:rPr>
      </w:pPr>
    </w:p>
    <w:p w14:paraId="76EEA858" w14:textId="2B6B7A4D" w:rsidR="00DF7AB3" w:rsidRPr="00E5437E" w:rsidRDefault="00BC25EF" w:rsidP="00DF7AB3">
      <w:pPr>
        <w:autoSpaceDE w:val="0"/>
        <w:autoSpaceDN w:val="0"/>
        <w:adjustRightInd w:val="0"/>
        <w:jc w:val="both"/>
        <w:rPr>
          <w:rFonts w:cs="Arial"/>
          <w:szCs w:val="22"/>
          <w:lang w:val="en-US"/>
        </w:rPr>
      </w:pPr>
      <w:proofErr w:type="spellStart"/>
      <w:r>
        <w:rPr>
          <w:lang w:val="en-US"/>
        </w:rPr>
        <w:t>Newera</w:t>
      </w:r>
      <w:proofErr w:type="spellEnd"/>
      <w:r w:rsidR="00DF7AB3" w:rsidRPr="00E5437E">
        <w:rPr>
          <w:rFonts w:cs="Arial"/>
          <w:szCs w:val="22"/>
          <w:lang w:val="en-US"/>
        </w:rPr>
        <w:t xml:space="preserve"> strives to ensure fair and honest treatment of all employees. Supervisors, managers, and employees are expected to treat each other with mutual respect. Employees are encouraged to offer positive and constructive criticism.</w:t>
      </w:r>
    </w:p>
    <w:p w14:paraId="3CBD2717" w14:textId="77777777" w:rsidR="00DF7AB3" w:rsidRPr="00E5437E" w:rsidRDefault="00DF7AB3" w:rsidP="00DF7AB3">
      <w:pPr>
        <w:autoSpaceDE w:val="0"/>
        <w:autoSpaceDN w:val="0"/>
        <w:adjustRightInd w:val="0"/>
        <w:jc w:val="both"/>
        <w:rPr>
          <w:rFonts w:cs="Arial"/>
          <w:szCs w:val="22"/>
          <w:lang w:val="en-US"/>
        </w:rPr>
      </w:pPr>
    </w:p>
    <w:p w14:paraId="3F915F38" w14:textId="10A71E6E" w:rsidR="00DF7AB3" w:rsidRPr="00E5437E" w:rsidRDefault="00DF7AB3" w:rsidP="00DF7AB3">
      <w:pPr>
        <w:autoSpaceDE w:val="0"/>
        <w:autoSpaceDN w:val="0"/>
        <w:adjustRightInd w:val="0"/>
        <w:jc w:val="both"/>
        <w:rPr>
          <w:rFonts w:cs="Arial"/>
          <w:szCs w:val="22"/>
          <w:lang w:val="en-US"/>
        </w:rPr>
      </w:pPr>
      <w:r w:rsidRPr="00E5437E">
        <w:rPr>
          <w:rFonts w:cs="Arial"/>
          <w:szCs w:val="22"/>
          <w:lang w:val="en-US"/>
        </w:rPr>
        <w:t xml:space="preserve">If employees disagree with established rules of conduct, policies, or practices, they can express their concern through the problem resolution procedure. No employee will be </w:t>
      </w:r>
      <w:r w:rsidRPr="00E5437E">
        <w:rPr>
          <w:rFonts w:cs="Arial"/>
          <w:szCs w:val="22"/>
          <w:lang w:val="en-US"/>
        </w:rPr>
        <w:lastRenderedPageBreak/>
        <w:t xml:space="preserve">penalized, formally or informally, for voicing a complaint with </w:t>
      </w:r>
      <w:proofErr w:type="spellStart"/>
      <w:r w:rsidR="00BC25EF">
        <w:rPr>
          <w:lang w:val="en-US"/>
        </w:rPr>
        <w:t>Newera</w:t>
      </w:r>
      <w:proofErr w:type="spellEnd"/>
      <w:r w:rsidR="00BC25EF" w:rsidRPr="00E5437E">
        <w:rPr>
          <w:rFonts w:cs="Arial"/>
          <w:szCs w:val="22"/>
          <w:lang w:val="en-US"/>
        </w:rPr>
        <w:t xml:space="preserve"> </w:t>
      </w:r>
      <w:r w:rsidRPr="00E5437E">
        <w:rPr>
          <w:rFonts w:cs="Arial"/>
          <w:szCs w:val="22"/>
          <w:lang w:val="en-US"/>
        </w:rPr>
        <w:t>in a reasonable, business-like manner, or for using the problem resolution procedure.</w:t>
      </w:r>
    </w:p>
    <w:p w14:paraId="46FEB438" w14:textId="77777777" w:rsidR="00DF7AB3" w:rsidRPr="00E5437E" w:rsidRDefault="00DF7AB3" w:rsidP="00DF7AB3">
      <w:pPr>
        <w:autoSpaceDE w:val="0"/>
        <w:autoSpaceDN w:val="0"/>
        <w:adjustRightInd w:val="0"/>
        <w:jc w:val="both"/>
        <w:rPr>
          <w:rFonts w:cs="Arial"/>
          <w:szCs w:val="22"/>
          <w:lang w:val="en-US"/>
        </w:rPr>
      </w:pPr>
    </w:p>
    <w:p w14:paraId="3454B01F" w14:textId="77777777" w:rsidR="00DF7AB3" w:rsidRPr="00E5437E" w:rsidRDefault="00DF7AB3" w:rsidP="00DF7AB3">
      <w:pPr>
        <w:autoSpaceDE w:val="0"/>
        <w:autoSpaceDN w:val="0"/>
        <w:adjustRightInd w:val="0"/>
        <w:jc w:val="both"/>
        <w:rPr>
          <w:rFonts w:cs="Arial"/>
          <w:szCs w:val="22"/>
          <w:lang w:val="en-US"/>
        </w:rPr>
      </w:pPr>
      <w:r w:rsidRPr="00E5437E">
        <w:rPr>
          <w:rFonts w:cs="Arial"/>
          <w:szCs w:val="22"/>
          <w:lang w:val="en-US"/>
        </w:rPr>
        <w:t>If a situation occurs when employees believe that a condition of employment or a decision affecting them is unjust or inequitable, they are encouraged to make use of the following steps. The employee may discontinue the procedure at any step.</w:t>
      </w:r>
    </w:p>
    <w:p w14:paraId="2FF55EB1" w14:textId="77777777" w:rsidR="00DF7AB3" w:rsidRPr="00E5437E" w:rsidRDefault="00DF7AB3" w:rsidP="00DF7AB3">
      <w:pPr>
        <w:autoSpaceDE w:val="0"/>
        <w:autoSpaceDN w:val="0"/>
        <w:adjustRightInd w:val="0"/>
        <w:jc w:val="both"/>
        <w:rPr>
          <w:rFonts w:cs="Arial"/>
          <w:szCs w:val="22"/>
          <w:lang w:val="en-US"/>
        </w:rPr>
      </w:pPr>
    </w:p>
    <w:p w14:paraId="733E8670" w14:textId="099847BA" w:rsidR="00DF7AB3" w:rsidRPr="00624DA8" w:rsidRDefault="00DF7AB3" w:rsidP="00624DA8">
      <w:pPr>
        <w:ind w:left="731" w:hanging="731"/>
        <w:jc w:val="both"/>
        <w:rPr>
          <w:rFonts w:cs="Arial"/>
          <w:szCs w:val="22"/>
        </w:rPr>
      </w:pPr>
      <w:r w:rsidRPr="00E5437E">
        <w:rPr>
          <w:rFonts w:cs="Arial"/>
          <w:szCs w:val="22"/>
          <w:lang w:val="en-US"/>
        </w:rPr>
        <w:t>1.</w:t>
      </w:r>
      <w:r w:rsidRPr="00E5437E">
        <w:rPr>
          <w:rFonts w:cs="Arial"/>
          <w:szCs w:val="22"/>
          <w:lang w:val="en-US"/>
        </w:rPr>
        <w:tab/>
        <w:t xml:space="preserve">Employee presents problem to immediate supervisor after incident occurs. If supervisor is unavailable or employee believes it would be inappropriate to contact that person, employee may present problem to </w:t>
      </w:r>
      <w:r>
        <w:rPr>
          <w:rFonts w:cs="Arial"/>
          <w:szCs w:val="22"/>
          <w:lang w:val="en-US"/>
        </w:rPr>
        <w:t xml:space="preserve">the </w:t>
      </w:r>
      <w:r w:rsidR="00624DA8" w:rsidRPr="00624DA8">
        <w:rPr>
          <w:rFonts w:cs="Arial"/>
          <w:szCs w:val="22"/>
        </w:rPr>
        <w:t xml:space="preserve">HR officer </w:t>
      </w:r>
      <w:r w:rsidR="00A13019">
        <w:rPr>
          <w:rFonts w:cs="Arial"/>
          <w:szCs w:val="22"/>
        </w:rPr>
        <w:t>and/</w:t>
      </w:r>
      <w:r w:rsidR="00A13019" w:rsidRPr="00624DA8">
        <w:rPr>
          <w:rFonts w:cs="Arial"/>
          <w:szCs w:val="22"/>
        </w:rPr>
        <w:t xml:space="preserve">or </w:t>
      </w:r>
      <w:r w:rsidR="00624DA8" w:rsidRPr="00624DA8">
        <w:rPr>
          <w:rFonts w:cs="Arial"/>
          <w:szCs w:val="22"/>
        </w:rPr>
        <w:t>the compliance officer</w:t>
      </w:r>
    </w:p>
    <w:p w14:paraId="40B8643C" w14:textId="77777777" w:rsidR="00DF7AB3" w:rsidRPr="00E5437E" w:rsidRDefault="00DF7AB3" w:rsidP="00DF7AB3">
      <w:pPr>
        <w:jc w:val="both"/>
        <w:rPr>
          <w:rFonts w:cs="Arial"/>
          <w:szCs w:val="22"/>
          <w:lang w:val="en-US"/>
        </w:rPr>
      </w:pPr>
    </w:p>
    <w:p w14:paraId="7CEA1AD9" w14:textId="77777777" w:rsidR="00DF7AB3" w:rsidRPr="00E5437E" w:rsidRDefault="00DF7AB3" w:rsidP="00DF7AB3">
      <w:pPr>
        <w:autoSpaceDE w:val="0"/>
        <w:autoSpaceDN w:val="0"/>
        <w:adjustRightInd w:val="0"/>
        <w:ind w:left="731" w:hanging="731"/>
        <w:jc w:val="both"/>
        <w:rPr>
          <w:rFonts w:cs="Arial"/>
          <w:szCs w:val="22"/>
          <w:lang w:val="en-US"/>
        </w:rPr>
      </w:pPr>
      <w:r w:rsidRPr="00E5437E">
        <w:rPr>
          <w:rFonts w:cs="Arial"/>
          <w:szCs w:val="22"/>
          <w:lang w:val="en-US"/>
        </w:rPr>
        <w:t>2.</w:t>
      </w:r>
      <w:r w:rsidRPr="00E5437E">
        <w:rPr>
          <w:rFonts w:cs="Arial"/>
          <w:szCs w:val="22"/>
          <w:lang w:val="en-US"/>
        </w:rPr>
        <w:tab/>
        <w:t>Supervisor responds to problem during discussion or after consulting with appropriate management, when necessary. Supervisor documents discussion.</w:t>
      </w:r>
    </w:p>
    <w:p w14:paraId="3C14FADB" w14:textId="77777777" w:rsidR="00DF7AB3" w:rsidRPr="00E5437E" w:rsidRDefault="00DF7AB3" w:rsidP="00DF7AB3">
      <w:pPr>
        <w:autoSpaceDE w:val="0"/>
        <w:autoSpaceDN w:val="0"/>
        <w:adjustRightInd w:val="0"/>
        <w:ind w:left="11"/>
        <w:jc w:val="both"/>
        <w:rPr>
          <w:rFonts w:cs="Arial"/>
          <w:szCs w:val="22"/>
          <w:lang w:val="en-US"/>
        </w:rPr>
      </w:pPr>
    </w:p>
    <w:p w14:paraId="0BE87F80" w14:textId="19695B0C" w:rsidR="00DF7AB3" w:rsidRPr="00E5437E" w:rsidRDefault="00DF7AB3" w:rsidP="00624DA8">
      <w:pPr>
        <w:autoSpaceDE w:val="0"/>
        <w:autoSpaceDN w:val="0"/>
        <w:adjustRightInd w:val="0"/>
        <w:ind w:left="731" w:hanging="720"/>
        <w:jc w:val="both"/>
        <w:rPr>
          <w:rFonts w:cs="Arial"/>
          <w:szCs w:val="22"/>
          <w:lang w:val="en-US"/>
        </w:rPr>
      </w:pPr>
      <w:r w:rsidRPr="00E5437E">
        <w:rPr>
          <w:rFonts w:cs="Arial"/>
          <w:szCs w:val="22"/>
          <w:lang w:val="en-US"/>
        </w:rPr>
        <w:t>3.</w:t>
      </w:r>
      <w:r w:rsidRPr="00E5437E">
        <w:rPr>
          <w:rFonts w:cs="Arial"/>
          <w:szCs w:val="22"/>
          <w:lang w:val="en-US"/>
        </w:rPr>
        <w:tab/>
        <w:t xml:space="preserve">Employee presents problem to </w:t>
      </w:r>
      <w:r>
        <w:rPr>
          <w:rFonts w:cs="Arial"/>
          <w:szCs w:val="22"/>
          <w:lang w:val="en-US"/>
        </w:rPr>
        <w:t xml:space="preserve">the </w:t>
      </w:r>
      <w:r w:rsidR="00624DA8" w:rsidRPr="00624DA8">
        <w:rPr>
          <w:rFonts w:cs="Arial"/>
          <w:szCs w:val="22"/>
        </w:rPr>
        <w:t>the Deputy CEO</w:t>
      </w:r>
      <w:r w:rsidR="00624DA8">
        <w:rPr>
          <w:rFonts w:cs="Arial"/>
          <w:szCs w:val="22"/>
          <w:lang w:val="en-US"/>
        </w:rPr>
        <w:t xml:space="preserve"> </w:t>
      </w:r>
      <w:r w:rsidRPr="00E5437E">
        <w:rPr>
          <w:rFonts w:cs="Arial"/>
          <w:szCs w:val="22"/>
          <w:lang w:val="en-US"/>
        </w:rPr>
        <w:t>if problem is unresolved.</w:t>
      </w:r>
    </w:p>
    <w:p w14:paraId="7170001A" w14:textId="77777777" w:rsidR="00DF7AB3" w:rsidRPr="00E5437E" w:rsidRDefault="00DF7AB3" w:rsidP="00DF7AB3">
      <w:pPr>
        <w:autoSpaceDE w:val="0"/>
        <w:autoSpaceDN w:val="0"/>
        <w:adjustRightInd w:val="0"/>
        <w:ind w:left="11"/>
        <w:jc w:val="both"/>
        <w:rPr>
          <w:rFonts w:cs="Arial"/>
          <w:szCs w:val="22"/>
          <w:lang w:val="en-US"/>
        </w:rPr>
      </w:pPr>
    </w:p>
    <w:p w14:paraId="70C0E4E5" w14:textId="77777777" w:rsidR="00DF7AB3" w:rsidRPr="00E5437E" w:rsidRDefault="00DF7AB3" w:rsidP="00DF7AB3">
      <w:pPr>
        <w:autoSpaceDE w:val="0"/>
        <w:autoSpaceDN w:val="0"/>
        <w:adjustRightInd w:val="0"/>
        <w:ind w:left="731" w:hanging="720"/>
        <w:jc w:val="both"/>
        <w:rPr>
          <w:rFonts w:cs="Arial"/>
          <w:szCs w:val="22"/>
          <w:lang w:val="en-US"/>
        </w:rPr>
      </w:pPr>
      <w:r w:rsidRPr="00E5437E">
        <w:rPr>
          <w:rFonts w:cs="Arial"/>
          <w:szCs w:val="22"/>
          <w:lang w:val="en-US"/>
        </w:rPr>
        <w:t>4.</w:t>
      </w:r>
      <w:r w:rsidRPr="00E5437E">
        <w:rPr>
          <w:rFonts w:cs="Arial"/>
          <w:szCs w:val="22"/>
          <w:lang w:val="en-US"/>
        </w:rPr>
        <w:tab/>
      </w:r>
      <w:r>
        <w:rPr>
          <w:rFonts w:cs="Arial"/>
          <w:szCs w:val="22"/>
          <w:lang w:val="en-US"/>
        </w:rPr>
        <w:t>The management</w:t>
      </w:r>
      <w:r w:rsidRPr="00E5437E">
        <w:rPr>
          <w:rFonts w:cs="Arial"/>
          <w:szCs w:val="22"/>
          <w:lang w:val="en-US"/>
        </w:rPr>
        <w:t xml:space="preserve"> counsels and advises employee, assists in putting problem in writing and visits with employee's manager(s), if necessary.</w:t>
      </w:r>
    </w:p>
    <w:p w14:paraId="331A2459" w14:textId="62F52CFF" w:rsidR="00DF7AB3" w:rsidRPr="00E5437E" w:rsidRDefault="00DF7AB3" w:rsidP="00DF7AB3">
      <w:pPr>
        <w:autoSpaceDE w:val="0"/>
        <w:autoSpaceDN w:val="0"/>
        <w:adjustRightInd w:val="0"/>
        <w:ind w:left="11"/>
        <w:jc w:val="both"/>
        <w:rPr>
          <w:rFonts w:cs="Arial"/>
          <w:szCs w:val="22"/>
          <w:lang w:val="en-US"/>
        </w:rPr>
      </w:pPr>
      <w:r w:rsidRPr="00A75D5F">
        <w:rPr>
          <w:rFonts w:cs="Arial"/>
          <w:szCs w:val="22"/>
          <w:lang w:val="en-US"/>
        </w:rPr>
        <w:t>5.</w:t>
      </w:r>
      <w:r w:rsidRPr="00A75D5F">
        <w:rPr>
          <w:rFonts w:cs="Arial"/>
          <w:szCs w:val="22"/>
          <w:lang w:val="en-US"/>
        </w:rPr>
        <w:tab/>
        <w:t xml:space="preserve">Employee presents problem to the </w:t>
      </w:r>
      <w:r w:rsidR="00624DA8">
        <w:rPr>
          <w:rFonts w:cs="Arial"/>
          <w:szCs w:val="22"/>
          <w:lang w:val="en-US"/>
        </w:rPr>
        <w:t xml:space="preserve">CEO </w:t>
      </w:r>
      <w:r w:rsidRPr="00A75D5F">
        <w:rPr>
          <w:rFonts w:cs="Arial"/>
          <w:szCs w:val="22"/>
          <w:lang w:val="en-US"/>
        </w:rPr>
        <w:t>in writing.</w:t>
      </w:r>
    </w:p>
    <w:p w14:paraId="0CF12741" w14:textId="77777777" w:rsidR="00DF7AB3" w:rsidRPr="00E5437E" w:rsidRDefault="00DF7AB3" w:rsidP="00DF7AB3">
      <w:pPr>
        <w:autoSpaceDE w:val="0"/>
        <w:autoSpaceDN w:val="0"/>
        <w:adjustRightInd w:val="0"/>
        <w:ind w:left="11"/>
        <w:jc w:val="both"/>
        <w:rPr>
          <w:rFonts w:cs="Arial"/>
          <w:szCs w:val="22"/>
          <w:lang w:val="en-US"/>
        </w:rPr>
      </w:pPr>
    </w:p>
    <w:p w14:paraId="1A7B8F94" w14:textId="240BDF9B" w:rsidR="00DF7AB3" w:rsidRPr="00E5437E" w:rsidRDefault="00DF7AB3" w:rsidP="00624DA8">
      <w:pPr>
        <w:autoSpaceDE w:val="0"/>
        <w:autoSpaceDN w:val="0"/>
        <w:adjustRightInd w:val="0"/>
        <w:ind w:left="731" w:hanging="720"/>
        <w:jc w:val="both"/>
        <w:rPr>
          <w:rFonts w:cs="Arial"/>
          <w:szCs w:val="22"/>
          <w:lang w:val="en-US"/>
        </w:rPr>
      </w:pPr>
      <w:r w:rsidRPr="00E5437E">
        <w:rPr>
          <w:rFonts w:cs="Arial"/>
          <w:szCs w:val="22"/>
          <w:lang w:val="en-US"/>
        </w:rPr>
        <w:t>6.</w:t>
      </w:r>
      <w:r w:rsidRPr="00E5437E">
        <w:rPr>
          <w:rFonts w:cs="Arial"/>
          <w:szCs w:val="22"/>
          <w:lang w:val="en-US"/>
        </w:rPr>
        <w:tab/>
        <w:t xml:space="preserve">The </w:t>
      </w:r>
      <w:r w:rsidR="00624DA8">
        <w:rPr>
          <w:rFonts w:cs="Arial"/>
          <w:szCs w:val="22"/>
          <w:lang w:val="en-US"/>
        </w:rPr>
        <w:t xml:space="preserve">CEO </w:t>
      </w:r>
      <w:r w:rsidRPr="00E5437E">
        <w:rPr>
          <w:rFonts w:cs="Arial"/>
          <w:szCs w:val="22"/>
          <w:lang w:val="en-US"/>
        </w:rPr>
        <w:t xml:space="preserve">reviews and considers problem. The </w:t>
      </w:r>
      <w:r w:rsidR="00624DA8">
        <w:rPr>
          <w:rFonts w:cs="Arial"/>
          <w:szCs w:val="22"/>
          <w:lang w:val="en-US"/>
        </w:rPr>
        <w:t>CEO</w:t>
      </w:r>
      <w:r w:rsidRPr="00E5437E">
        <w:rPr>
          <w:rFonts w:cs="Arial"/>
          <w:szCs w:val="22"/>
          <w:lang w:val="en-US"/>
        </w:rPr>
        <w:t xml:space="preserve"> informs employee of decision and forwards copy of written response to </w:t>
      </w:r>
      <w:r w:rsidR="00624DA8" w:rsidRPr="00624DA8">
        <w:rPr>
          <w:rFonts w:cs="Arial"/>
          <w:szCs w:val="22"/>
        </w:rPr>
        <w:t>HR officer</w:t>
      </w:r>
      <w:r w:rsidR="00624DA8">
        <w:rPr>
          <w:rFonts w:cs="Arial"/>
          <w:szCs w:val="22"/>
        </w:rPr>
        <w:t xml:space="preserve"> </w:t>
      </w:r>
      <w:r w:rsidR="001C7F0D">
        <w:rPr>
          <w:rFonts w:cs="Arial"/>
          <w:szCs w:val="22"/>
        </w:rPr>
        <w:t>and/</w:t>
      </w:r>
      <w:r w:rsidR="00624DA8" w:rsidRPr="00624DA8">
        <w:rPr>
          <w:rFonts w:cs="Arial"/>
          <w:szCs w:val="22"/>
        </w:rPr>
        <w:t xml:space="preserve">or compliance </w:t>
      </w:r>
      <w:r w:rsidR="00624DA8">
        <w:rPr>
          <w:rFonts w:cs="Arial"/>
          <w:szCs w:val="22"/>
        </w:rPr>
        <w:t>officer</w:t>
      </w:r>
      <w:r w:rsidR="00624DA8">
        <w:rPr>
          <w:rFonts w:cs="Arial"/>
          <w:szCs w:val="22"/>
          <w:lang w:val="en-US"/>
        </w:rPr>
        <w:t xml:space="preserve"> </w:t>
      </w:r>
      <w:r w:rsidRPr="00E5437E">
        <w:rPr>
          <w:rFonts w:cs="Arial"/>
          <w:szCs w:val="22"/>
          <w:lang w:val="en-US"/>
        </w:rPr>
        <w:t xml:space="preserve">or employee's file. The </w:t>
      </w:r>
      <w:r w:rsidR="00624DA8">
        <w:rPr>
          <w:rFonts w:cs="Arial"/>
          <w:szCs w:val="22"/>
          <w:lang w:val="en-US"/>
        </w:rPr>
        <w:t>CEO</w:t>
      </w:r>
      <w:r w:rsidRPr="00E5437E">
        <w:rPr>
          <w:rFonts w:cs="Arial"/>
          <w:szCs w:val="22"/>
          <w:lang w:val="en-US"/>
        </w:rPr>
        <w:t xml:space="preserve"> has full authority to make any adjustment deemed appropriate to resolve the problem. </w:t>
      </w:r>
    </w:p>
    <w:p w14:paraId="113FE5A1" w14:textId="77777777" w:rsidR="00DF7AB3" w:rsidRPr="00E5437E" w:rsidRDefault="00DF7AB3" w:rsidP="00DF7AB3">
      <w:pPr>
        <w:jc w:val="both"/>
        <w:rPr>
          <w:rFonts w:cs="Arial"/>
          <w:szCs w:val="22"/>
          <w:lang w:val="en-US"/>
        </w:rPr>
      </w:pPr>
    </w:p>
    <w:p w14:paraId="5B590231" w14:textId="77777777" w:rsidR="00DF7AB3" w:rsidRPr="00E5437E" w:rsidRDefault="00DF7AB3" w:rsidP="00DF7AB3">
      <w:pPr>
        <w:jc w:val="both"/>
        <w:rPr>
          <w:rFonts w:cs="Arial"/>
          <w:szCs w:val="22"/>
          <w:lang w:val="en-US"/>
        </w:rPr>
      </w:pPr>
      <w:r w:rsidRPr="00E5437E">
        <w:rPr>
          <w:rFonts w:cs="Arial"/>
          <w:szCs w:val="22"/>
          <w:lang w:val="en-US"/>
        </w:rPr>
        <w:t>Not every problem can be resolved to everyone's total satisfaction, but only through understanding and discussion of mutual problems can employees and management develop confidence in each other. This confidence is important to the operation of an efficient and harmonious work environment and helps to ensure everyone's job security.</w:t>
      </w:r>
    </w:p>
    <w:p w14:paraId="57252A9E" w14:textId="77777777" w:rsidR="004C3385" w:rsidRPr="00E5437E" w:rsidRDefault="004C3385" w:rsidP="00003C9D">
      <w:pPr>
        <w:jc w:val="both"/>
        <w:rPr>
          <w:rFonts w:cs="Arial"/>
          <w:szCs w:val="22"/>
          <w:lang w:val="en-US"/>
        </w:rPr>
      </w:pPr>
    </w:p>
    <w:p w14:paraId="671EEBB2" w14:textId="77777777" w:rsidR="00473C18" w:rsidRPr="00E5437E" w:rsidRDefault="00473C18" w:rsidP="00003C9D">
      <w:pPr>
        <w:jc w:val="both"/>
        <w:rPr>
          <w:rFonts w:cs="Arial"/>
          <w:szCs w:val="22"/>
          <w:lang w:val="en-US"/>
        </w:rPr>
      </w:pPr>
    </w:p>
    <w:p w14:paraId="23295661" w14:textId="77777777" w:rsidR="002B12C8" w:rsidRPr="00E5437E" w:rsidRDefault="002B12C8" w:rsidP="00003C9D">
      <w:pPr>
        <w:jc w:val="both"/>
        <w:rPr>
          <w:rFonts w:cs="Arial"/>
          <w:szCs w:val="22"/>
          <w:lang w:val="en-US"/>
        </w:rPr>
      </w:pPr>
    </w:p>
    <w:p w14:paraId="0F2935C3" w14:textId="77777777" w:rsidR="002D79CD" w:rsidRPr="00E5437E" w:rsidRDefault="002D79CD" w:rsidP="00003C9D">
      <w:pPr>
        <w:jc w:val="both"/>
        <w:rPr>
          <w:rFonts w:cs="Arial"/>
          <w:szCs w:val="22"/>
          <w:lang w:val="en-US"/>
        </w:rPr>
      </w:pPr>
    </w:p>
    <w:p w14:paraId="3B0034BC" w14:textId="6A7C401F" w:rsidR="006C4B07" w:rsidRPr="00E5437E" w:rsidRDefault="006C4B07" w:rsidP="0046656E">
      <w:pPr>
        <w:pStyle w:val="Heading3"/>
      </w:pPr>
      <w:bookmarkStart w:id="292" w:name="_Toc517792646"/>
      <w:bookmarkStart w:id="293" w:name="_Toc517792725"/>
      <w:bookmarkStart w:id="294" w:name="_Toc517862982"/>
      <w:bookmarkStart w:id="295" w:name="_Toc517863286"/>
      <w:bookmarkStart w:id="296" w:name="_Toc517863624"/>
      <w:bookmarkStart w:id="297" w:name="_Toc33304737"/>
      <w:bookmarkStart w:id="298" w:name="_Toc33438586"/>
      <w:r w:rsidRPr="00E5437E">
        <w:lastRenderedPageBreak/>
        <w:t>7.</w:t>
      </w:r>
      <w:r w:rsidR="00DF7AB3">
        <w:t>8</w:t>
      </w:r>
      <w:r w:rsidRPr="00E5437E">
        <w:tab/>
        <w:t>W</w:t>
      </w:r>
      <w:r w:rsidR="002D79CD" w:rsidRPr="00E5437E">
        <w:t>orkplace Etiquette</w:t>
      </w:r>
      <w:bookmarkEnd w:id="292"/>
      <w:bookmarkEnd w:id="293"/>
      <w:bookmarkEnd w:id="294"/>
      <w:bookmarkEnd w:id="295"/>
      <w:bookmarkEnd w:id="296"/>
      <w:bookmarkEnd w:id="297"/>
      <w:bookmarkEnd w:id="298"/>
    </w:p>
    <w:p w14:paraId="11F3E14C" w14:textId="4F337A79" w:rsidR="006C4B07" w:rsidRPr="00E5437E" w:rsidRDefault="00BC25EF" w:rsidP="00003C9D">
      <w:pPr>
        <w:autoSpaceDE w:val="0"/>
        <w:autoSpaceDN w:val="0"/>
        <w:adjustRightInd w:val="0"/>
        <w:jc w:val="both"/>
        <w:rPr>
          <w:rFonts w:cs="Arial"/>
          <w:szCs w:val="22"/>
          <w:lang w:val="en-US"/>
        </w:rPr>
      </w:pPr>
      <w:proofErr w:type="spellStart"/>
      <w:r>
        <w:rPr>
          <w:lang w:val="en-US"/>
        </w:rPr>
        <w:t>Newera</w:t>
      </w:r>
      <w:proofErr w:type="spellEnd"/>
      <w:r w:rsidR="006C4B07" w:rsidRPr="00E5437E">
        <w:rPr>
          <w:rFonts w:cs="Arial"/>
          <w:szCs w:val="22"/>
          <w:lang w:val="en-US"/>
        </w:rPr>
        <w:t xml:space="preserve"> strives to maintain a positive work environment where employees treat each other with respect and courtesy. Sometimes issues arise when employees are unaware that their behavior in the workplace may be disruptive or annoying to others. Many of these day-to-day issues can be addressed by politely talking with a co-worker to bring the perceived problem to his or her attention. In most cases, common sense will dictate an appropriate resolution. </w:t>
      </w:r>
      <w:proofErr w:type="spellStart"/>
      <w:r>
        <w:rPr>
          <w:lang w:val="en-US"/>
        </w:rPr>
        <w:t>Newera</w:t>
      </w:r>
      <w:proofErr w:type="spellEnd"/>
      <w:r w:rsidR="006C4B07" w:rsidRPr="00E5437E">
        <w:rPr>
          <w:rFonts w:cs="Arial"/>
          <w:szCs w:val="22"/>
          <w:lang w:val="en-US"/>
        </w:rPr>
        <w:t xml:space="preserve"> encourages all employees to keep an open mind and graciously accept constructive feedback or a request to change behavior that may be affecting another employee's ability to concentrate and be productive.</w:t>
      </w:r>
    </w:p>
    <w:p w14:paraId="5416E1A5" w14:textId="77777777" w:rsidR="006C4B07" w:rsidRPr="00E5437E" w:rsidRDefault="006C4B07" w:rsidP="00003C9D">
      <w:pPr>
        <w:autoSpaceDE w:val="0"/>
        <w:autoSpaceDN w:val="0"/>
        <w:adjustRightInd w:val="0"/>
        <w:jc w:val="both"/>
        <w:rPr>
          <w:rFonts w:cs="Arial"/>
          <w:szCs w:val="22"/>
          <w:lang w:val="en-US"/>
        </w:rPr>
      </w:pPr>
    </w:p>
    <w:p w14:paraId="58882E5B" w14:textId="123F2DAD" w:rsidR="006C4B07" w:rsidRPr="00E5437E" w:rsidRDefault="002D79CD" w:rsidP="00624DA8">
      <w:pPr>
        <w:autoSpaceDE w:val="0"/>
        <w:autoSpaceDN w:val="0"/>
        <w:adjustRightInd w:val="0"/>
        <w:jc w:val="both"/>
        <w:rPr>
          <w:rFonts w:cs="Arial"/>
          <w:szCs w:val="22"/>
          <w:lang w:val="en-US"/>
        </w:rPr>
      </w:pPr>
      <w:r w:rsidRPr="00E5437E">
        <w:rPr>
          <w:rFonts w:cs="Arial"/>
          <w:szCs w:val="22"/>
          <w:lang w:val="en-US"/>
        </w:rPr>
        <w:t xml:space="preserve">The following workplace etiquette guidelines are not necessarily intended to be hard and fast work rules with disciplinary consequences. They are simply suggestions for appropriate workplace behavior to help everyone be more conscientious and considerate of co-workers and the work environment. Please contact </w:t>
      </w:r>
      <w:r w:rsidRPr="00562A65">
        <w:rPr>
          <w:rFonts w:cs="Arial"/>
          <w:szCs w:val="22"/>
          <w:lang w:val="en-US"/>
        </w:rPr>
        <w:t xml:space="preserve">the </w:t>
      </w:r>
      <w:r w:rsidR="00624DA8" w:rsidRPr="00624DA8">
        <w:rPr>
          <w:rFonts w:cs="Arial"/>
          <w:szCs w:val="22"/>
        </w:rPr>
        <w:t xml:space="preserve">HR officer </w:t>
      </w:r>
      <w:r w:rsidR="00A13019">
        <w:rPr>
          <w:rFonts w:cs="Arial"/>
          <w:szCs w:val="22"/>
        </w:rPr>
        <w:t>and/</w:t>
      </w:r>
      <w:r w:rsidR="00A13019" w:rsidRPr="00624DA8">
        <w:rPr>
          <w:rFonts w:cs="Arial"/>
          <w:szCs w:val="22"/>
        </w:rPr>
        <w:t xml:space="preserve">or </w:t>
      </w:r>
      <w:r w:rsidR="00624DA8" w:rsidRPr="00624DA8">
        <w:rPr>
          <w:rFonts w:cs="Arial"/>
          <w:szCs w:val="22"/>
        </w:rPr>
        <w:t>compliance officer</w:t>
      </w:r>
      <w:r w:rsidR="00624DA8">
        <w:rPr>
          <w:rFonts w:cs="Arial"/>
          <w:szCs w:val="22"/>
          <w:lang w:val="en-US"/>
        </w:rPr>
        <w:t xml:space="preserve"> .</w:t>
      </w:r>
    </w:p>
    <w:p w14:paraId="00159CD4" w14:textId="77777777" w:rsidR="006C4B07" w:rsidRDefault="006C4B07" w:rsidP="00003C9D">
      <w:pPr>
        <w:tabs>
          <w:tab w:val="left" w:pos="432"/>
          <w:tab w:val="left" w:pos="720"/>
          <w:tab w:val="left" w:pos="1152"/>
          <w:tab w:val="left" w:pos="1440"/>
        </w:tabs>
        <w:autoSpaceDE w:val="0"/>
        <w:autoSpaceDN w:val="0"/>
        <w:adjustRightInd w:val="0"/>
        <w:jc w:val="both"/>
        <w:rPr>
          <w:rFonts w:cs="Arial"/>
          <w:szCs w:val="22"/>
          <w:lang w:val="en-US"/>
        </w:rPr>
      </w:pPr>
    </w:p>
    <w:p w14:paraId="7C367F3B" w14:textId="77777777" w:rsidR="00864C82" w:rsidRPr="00E5437E" w:rsidRDefault="00864C82" w:rsidP="00003C9D">
      <w:pPr>
        <w:tabs>
          <w:tab w:val="left" w:pos="432"/>
          <w:tab w:val="left" w:pos="720"/>
          <w:tab w:val="left" w:pos="1152"/>
          <w:tab w:val="left" w:pos="1440"/>
        </w:tabs>
        <w:autoSpaceDE w:val="0"/>
        <w:autoSpaceDN w:val="0"/>
        <w:adjustRightInd w:val="0"/>
        <w:jc w:val="both"/>
        <w:rPr>
          <w:rFonts w:cs="Arial"/>
          <w:szCs w:val="22"/>
          <w:lang w:val="en-US"/>
        </w:rPr>
      </w:pPr>
    </w:p>
    <w:p w14:paraId="582E1B46" w14:textId="66C314B9" w:rsidR="006C4B07" w:rsidRPr="00E5437E" w:rsidRDefault="006C4B07" w:rsidP="340B47F6">
      <w:pPr>
        <w:tabs>
          <w:tab w:val="left" w:pos="432"/>
          <w:tab w:val="left" w:pos="720"/>
          <w:tab w:val="left" w:pos="1152"/>
          <w:tab w:val="left" w:pos="1440"/>
        </w:tabs>
        <w:autoSpaceDE w:val="0"/>
        <w:autoSpaceDN w:val="0"/>
        <w:adjustRightInd w:val="0"/>
        <w:jc w:val="both"/>
        <w:rPr>
          <w:rFonts w:cs="Arial"/>
          <w:b/>
          <w:bCs/>
        </w:rPr>
      </w:pPr>
      <w:r w:rsidRPr="00624DA8">
        <w:rPr>
          <w:rFonts w:cs="Arial"/>
          <w:b/>
          <w:bCs/>
        </w:rPr>
        <w:t xml:space="preserve">IF YOU HAVE ANY COMMENTS OR </w:t>
      </w:r>
      <w:r w:rsidR="00624DA8" w:rsidRPr="00624DA8">
        <w:rPr>
          <w:rFonts w:cs="Arial"/>
          <w:b/>
          <w:bCs/>
        </w:rPr>
        <w:t>CONCERNS</w:t>
      </w:r>
      <w:r w:rsidRPr="00624DA8">
        <w:rPr>
          <w:rFonts w:cs="Arial"/>
          <w:b/>
          <w:bCs/>
        </w:rPr>
        <w:t xml:space="preserve"> REGARDING THE CONTENT OF THE EMPLOYEE HANDBOOK, PLEASE DIRECT THEM TO</w:t>
      </w:r>
      <w:r w:rsidR="00770616">
        <w:rPr>
          <w:rFonts w:cs="Arial"/>
          <w:b/>
          <w:bCs/>
        </w:rPr>
        <w:t xml:space="preserve"> THE</w:t>
      </w:r>
      <w:r w:rsidRPr="00624DA8">
        <w:rPr>
          <w:rFonts w:cs="Arial"/>
          <w:b/>
          <w:bCs/>
        </w:rPr>
        <w:t xml:space="preserve"> </w:t>
      </w:r>
      <w:r w:rsidR="000A3A06" w:rsidRPr="00624DA8">
        <w:rPr>
          <w:rFonts w:cs="Arial"/>
          <w:b/>
          <w:bCs/>
        </w:rPr>
        <w:t xml:space="preserve">HR MANAGER </w:t>
      </w:r>
      <w:r w:rsidR="00770616" w:rsidRPr="008678B6">
        <w:rPr>
          <w:rFonts w:cs="Arial"/>
          <w:b/>
          <w:bCs/>
          <w:szCs w:val="22"/>
        </w:rPr>
        <w:t>and/or</w:t>
      </w:r>
      <w:r w:rsidR="00770616" w:rsidRPr="00624DA8">
        <w:rPr>
          <w:rFonts w:cs="Arial"/>
          <w:b/>
          <w:bCs/>
        </w:rPr>
        <w:t xml:space="preserve"> </w:t>
      </w:r>
      <w:r w:rsidR="000A3A06" w:rsidRPr="00624DA8">
        <w:rPr>
          <w:rFonts w:cs="Arial"/>
          <w:b/>
          <w:bCs/>
        </w:rPr>
        <w:t xml:space="preserve"> </w:t>
      </w:r>
      <w:r w:rsidR="008678B6">
        <w:rPr>
          <w:rFonts w:cs="Arial"/>
          <w:b/>
          <w:bCs/>
        </w:rPr>
        <w:t xml:space="preserve">  THE COMPLIANCE </w:t>
      </w:r>
      <w:r w:rsidR="000A3A06" w:rsidRPr="00624DA8">
        <w:rPr>
          <w:rFonts w:cs="Arial"/>
          <w:b/>
          <w:bCs/>
        </w:rPr>
        <w:t>MANAGER</w:t>
      </w:r>
      <w:r w:rsidRPr="00624DA8">
        <w:rPr>
          <w:rFonts w:cs="Arial"/>
          <w:b/>
          <w:bCs/>
        </w:rPr>
        <w:t>.</w:t>
      </w:r>
      <w:r w:rsidRPr="340B47F6">
        <w:rPr>
          <w:rFonts w:cs="Arial"/>
          <w:b/>
          <w:bCs/>
        </w:rPr>
        <w:t xml:space="preserve">  </w:t>
      </w:r>
    </w:p>
    <w:p w14:paraId="7BD9375A" w14:textId="77777777" w:rsidR="006C4B07" w:rsidRPr="00E5437E" w:rsidRDefault="006C4B07" w:rsidP="00003C9D">
      <w:pPr>
        <w:tabs>
          <w:tab w:val="left" w:pos="432"/>
          <w:tab w:val="left" w:pos="720"/>
          <w:tab w:val="left" w:pos="1152"/>
          <w:tab w:val="left" w:pos="1440"/>
        </w:tabs>
        <w:autoSpaceDE w:val="0"/>
        <w:autoSpaceDN w:val="0"/>
        <w:adjustRightInd w:val="0"/>
        <w:jc w:val="both"/>
        <w:rPr>
          <w:rFonts w:cs="Arial"/>
          <w:szCs w:val="22"/>
          <w:lang w:val="en-US"/>
        </w:rPr>
      </w:pPr>
    </w:p>
    <w:p w14:paraId="572D66E3" w14:textId="77777777" w:rsidR="006C4B07" w:rsidRPr="00E5437E" w:rsidRDefault="006C4B07" w:rsidP="00003C9D">
      <w:pPr>
        <w:tabs>
          <w:tab w:val="left" w:pos="432"/>
          <w:tab w:val="left" w:pos="720"/>
          <w:tab w:val="left" w:pos="1152"/>
          <w:tab w:val="left" w:pos="1440"/>
        </w:tabs>
        <w:autoSpaceDE w:val="0"/>
        <w:autoSpaceDN w:val="0"/>
        <w:adjustRightInd w:val="0"/>
        <w:jc w:val="both"/>
        <w:rPr>
          <w:rFonts w:cs="Arial"/>
          <w:szCs w:val="22"/>
          <w:lang w:val="en-US"/>
        </w:rPr>
      </w:pPr>
    </w:p>
    <w:p w14:paraId="14292208" w14:textId="059367ED" w:rsidR="00B82079" w:rsidRDefault="006C4B07" w:rsidP="00B82079">
      <w:pPr>
        <w:tabs>
          <w:tab w:val="left" w:pos="432"/>
          <w:tab w:val="left" w:pos="720"/>
          <w:tab w:val="left" w:pos="1152"/>
          <w:tab w:val="left" w:pos="1440"/>
        </w:tabs>
        <w:autoSpaceDE w:val="0"/>
        <w:autoSpaceDN w:val="0"/>
        <w:adjustRightInd w:val="0"/>
        <w:jc w:val="both"/>
        <w:rPr>
          <w:b/>
          <w:bCs/>
          <w:lang w:val="en-US"/>
        </w:rPr>
      </w:pPr>
      <w:r w:rsidRPr="00E5437E">
        <w:rPr>
          <w:rFonts w:cs="Arial"/>
          <w:b/>
          <w:bCs/>
          <w:szCs w:val="22"/>
          <w:lang w:val="en-US"/>
        </w:rPr>
        <w:t xml:space="preserve">WISHING YOU A LONG AND REWARDING CAREER AT </w:t>
      </w:r>
      <w:proofErr w:type="spellStart"/>
      <w:r w:rsidR="006B1366">
        <w:rPr>
          <w:b/>
          <w:bCs/>
          <w:lang w:val="en-US"/>
        </w:rPr>
        <w:t>Newera</w:t>
      </w:r>
      <w:proofErr w:type="spellEnd"/>
      <w:r w:rsidR="008678B6" w:rsidRPr="0064757D">
        <w:rPr>
          <w:b/>
          <w:bCs/>
          <w:lang w:val="en-US"/>
        </w:rPr>
        <w:t>!</w:t>
      </w:r>
    </w:p>
    <w:p w14:paraId="04369949" w14:textId="3C4266F7" w:rsidR="00B61E84" w:rsidRPr="00B82079" w:rsidRDefault="00B61E84" w:rsidP="00B82079">
      <w:pPr>
        <w:tabs>
          <w:tab w:val="left" w:pos="432"/>
          <w:tab w:val="left" w:pos="720"/>
          <w:tab w:val="left" w:pos="1152"/>
          <w:tab w:val="left" w:pos="1440"/>
        </w:tabs>
        <w:autoSpaceDE w:val="0"/>
        <w:autoSpaceDN w:val="0"/>
        <w:adjustRightInd w:val="0"/>
        <w:jc w:val="both"/>
        <w:rPr>
          <w:rFonts w:cs="Arial"/>
          <w:b/>
          <w:bCs/>
          <w:szCs w:val="22"/>
          <w:rtl/>
          <w:lang w:val="en-US"/>
        </w:rPr>
        <w:sectPr w:rsidR="00B61E84" w:rsidRPr="00B82079" w:rsidSect="004F0DDD">
          <w:headerReference w:type="default" r:id="rId21"/>
          <w:headerReference w:type="first" r:id="rId22"/>
          <w:pgSz w:w="12240" w:h="15840" w:code="1"/>
          <w:pgMar w:top="1440" w:right="1440" w:bottom="1440" w:left="1440" w:header="680" w:footer="544" w:gutter="567"/>
          <w:cols w:space="708"/>
          <w:docGrid w:linePitch="360"/>
        </w:sectPr>
      </w:pPr>
    </w:p>
    <w:p w14:paraId="22D3BA1C" w14:textId="1716785A" w:rsidR="00B61E84" w:rsidRPr="00B61E84" w:rsidRDefault="00B61E84" w:rsidP="00B61E84">
      <w:pPr>
        <w:pStyle w:val="Heading3"/>
      </w:pPr>
      <w:bookmarkStart w:id="299" w:name="_Toc517792648"/>
      <w:bookmarkStart w:id="300" w:name="_Toc517792727"/>
      <w:bookmarkStart w:id="301" w:name="_Toc517862984"/>
      <w:bookmarkStart w:id="302" w:name="_Toc517863288"/>
      <w:bookmarkStart w:id="303" w:name="_Toc517863626"/>
      <w:bookmarkStart w:id="304" w:name="_Toc33304739"/>
      <w:bookmarkStart w:id="305" w:name="_Toc33438588"/>
      <w:r>
        <w:lastRenderedPageBreak/>
        <w:t xml:space="preserve">Appendix A - </w:t>
      </w:r>
      <w:r w:rsidR="00665CC1" w:rsidRPr="00E5437E">
        <w:t>Acknowledgement of Receipt</w:t>
      </w:r>
      <w:bookmarkEnd w:id="299"/>
      <w:bookmarkEnd w:id="300"/>
      <w:bookmarkEnd w:id="301"/>
      <w:bookmarkEnd w:id="302"/>
      <w:bookmarkEnd w:id="303"/>
      <w:bookmarkEnd w:id="304"/>
      <w:bookmarkEnd w:id="305"/>
    </w:p>
    <w:p w14:paraId="36D1C2B6" w14:textId="6C4875DD" w:rsidR="00665CC1" w:rsidRPr="00E5437E" w:rsidRDefault="00665CC1" w:rsidP="00003C9D">
      <w:pPr>
        <w:jc w:val="both"/>
        <w:rPr>
          <w:rFonts w:cs="Arial"/>
          <w:szCs w:val="22"/>
          <w:lang w:val="en-US"/>
        </w:rPr>
      </w:pPr>
      <w:r w:rsidRPr="00E5437E">
        <w:rPr>
          <w:rFonts w:cs="Arial"/>
          <w:szCs w:val="22"/>
          <w:lang w:val="en-US"/>
        </w:rPr>
        <w:t xml:space="preserve">I acknowledge that I have received a copy of the </w:t>
      </w:r>
      <w:proofErr w:type="spellStart"/>
      <w:r w:rsidR="00BC25EF">
        <w:rPr>
          <w:lang w:val="en-US"/>
        </w:rPr>
        <w:t>Newera</w:t>
      </w:r>
      <w:proofErr w:type="spellEnd"/>
      <w:r w:rsidR="00BC25EF" w:rsidRPr="00E5437E">
        <w:rPr>
          <w:rFonts w:cs="Arial"/>
          <w:szCs w:val="22"/>
          <w:lang w:val="en-US"/>
        </w:rPr>
        <w:t xml:space="preserve"> </w:t>
      </w:r>
      <w:r w:rsidRPr="00E5437E">
        <w:rPr>
          <w:rFonts w:cs="Arial"/>
          <w:szCs w:val="22"/>
          <w:lang w:val="en-US"/>
        </w:rPr>
        <w:t xml:space="preserve">Employee Handbook (“Handbook”). I understand that I am responsible for reading and abiding by all policies and procedures in this Handbook, as well as other policies and procedures of the Company.  </w:t>
      </w:r>
    </w:p>
    <w:p w14:paraId="2827892D" w14:textId="77777777" w:rsidR="00665CC1" w:rsidRPr="00E5437E" w:rsidRDefault="00665CC1" w:rsidP="00003C9D">
      <w:pPr>
        <w:jc w:val="both"/>
        <w:rPr>
          <w:rFonts w:cs="Arial"/>
          <w:szCs w:val="22"/>
          <w:lang w:val="en-US"/>
        </w:rPr>
      </w:pPr>
    </w:p>
    <w:p w14:paraId="0FC63AA6" w14:textId="77777777" w:rsidR="00665CC1" w:rsidRPr="00E5437E" w:rsidRDefault="00665CC1" w:rsidP="00003C9D">
      <w:pPr>
        <w:jc w:val="both"/>
        <w:rPr>
          <w:rFonts w:cs="Arial"/>
          <w:szCs w:val="22"/>
          <w:lang w:val="en-US"/>
        </w:rPr>
      </w:pPr>
      <w:r w:rsidRPr="00E5437E">
        <w:rPr>
          <w:rFonts w:cs="Arial"/>
          <w:szCs w:val="22"/>
          <w:lang w:val="en-US"/>
        </w:rPr>
        <w:t>I also understand that the purpose of this Handbook is to inform me of the Company’s policies and procedures, and it is not a contract of employment. Nothing in this Handbook provides any entitlement to me or to any Company employee, nor is it intended to create contractual obligations of any kind. I understand that the Company has the right to change any provision of this Handbook at any time and that I will be bound by any such changes.</w:t>
      </w:r>
    </w:p>
    <w:p w14:paraId="42C4A7BB" w14:textId="77777777" w:rsidR="00665CC1" w:rsidRPr="00E5437E" w:rsidRDefault="00665CC1" w:rsidP="00003C9D">
      <w:pPr>
        <w:jc w:val="both"/>
        <w:rPr>
          <w:rFonts w:cs="Arial"/>
          <w:szCs w:val="22"/>
          <w:lang w:val="en-US"/>
        </w:rPr>
      </w:pPr>
    </w:p>
    <w:p w14:paraId="0D6377F8" w14:textId="24AEA518" w:rsidR="00665CC1" w:rsidRPr="00E5437E" w:rsidRDefault="00665CC1" w:rsidP="00003C9D">
      <w:pPr>
        <w:jc w:val="both"/>
        <w:rPr>
          <w:rFonts w:cs="Arial"/>
          <w:szCs w:val="22"/>
          <w:lang w:val="en-US"/>
        </w:rPr>
      </w:pPr>
      <w:r w:rsidRPr="00E5437E">
        <w:rPr>
          <w:rFonts w:cs="Arial"/>
          <w:szCs w:val="22"/>
          <w:lang w:val="en-US"/>
        </w:rPr>
        <w:t xml:space="preserve">I expressly agree to the provisions of Part </w:t>
      </w:r>
      <w:r w:rsidR="00556F50" w:rsidRPr="00E5437E">
        <w:rPr>
          <w:rFonts w:cs="Arial"/>
          <w:szCs w:val="22"/>
          <w:lang w:val="en-US"/>
        </w:rPr>
        <w:t>7.</w:t>
      </w:r>
      <w:r w:rsidR="00DF7AB3">
        <w:rPr>
          <w:rFonts w:cs="Arial"/>
          <w:szCs w:val="22"/>
          <w:lang w:val="en-US"/>
        </w:rPr>
        <w:t>7</w:t>
      </w:r>
      <w:r w:rsidRPr="00E5437E">
        <w:rPr>
          <w:rFonts w:cs="Arial"/>
          <w:szCs w:val="22"/>
          <w:lang w:val="en-US"/>
        </w:rPr>
        <w:t xml:space="preserve">, </w:t>
      </w:r>
      <w:r w:rsidR="00556F50" w:rsidRPr="00E5437E">
        <w:rPr>
          <w:rFonts w:cs="Arial"/>
          <w:szCs w:val="22"/>
          <w:lang w:val="en-US"/>
        </w:rPr>
        <w:t>Problem</w:t>
      </w:r>
      <w:r w:rsidRPr="00E5437E">
        <w:rPr>
          <w:rFonts w:cs="Arial"/>
          <w:szCs w:val="22"/>
          <w:lang w:val="en-US"/>
        </w:rPr>
        <w:t xml:space="preserve"> Resolution, of the Handbook, in which I have agreed to use alternative dispute resolution, in lieu of litigation, as the sole means of resolving any dispute that may arise between the Company and me, subject to the Company’s right to seek injunctive relief. I understand that by agreeing to arbitration I waive any right I may have to sue or seek a jury trial. The decision of the arbitrator will be final and binding. </w:t>
      </w:r>
    </w:p>
    <w:p w14:paraId="3BFE2010" w14:textId="77777777" w:rsidR="00665CC1" w:rsidRPr="00E5437E" w:rsidRDefault="00665CC1" w:rsidP="00003C9D">
      <w:pPr>
        <w:jc w:val="both"/>
        <w:rPr>
          <w:rFonts w:cs="Arial"/>
          <w:szCs w:val="22"/>
          <w:lang w:val="en-US"/>
        </w:rPr>
      </w:pPr>
    </w:p>
    <w:p w14:paraId="1F20DDC8" w14:textId="77777777" w:rsidR="00665CC1" w:rsidRPr="00E5437E" w:rsidRDefault="00665CC1" w:rsidP="00003C9D">
      <w:pPr>
        <w:jc w:val="both"/>
        <w:rPr>
          <w:rFonts w:cs="Arial"/>
          <w:szCs w:val="22"/>
          <w:lang w:val="en-US"/>
        </w:rPr>
      </w:pPr>
    </w:p>
    <w:p w14:paraId="4AE8FE93" w14:textId="77777777" w:rsidR="00665CC1" w:rsidRPr="00E5437E" w:rsidRDefault="00665CC1" w:rsidP="00003C9D">
      <w:pPr>
        <w:jc w:val="both"/>
        <w:rPr>
          <w:rFonts w:cs="Arial"/>
          <w:szCs w:val="22"/>
          <w:lang w:val="en-US"/>
        </w:rPr>
      </w:pPr>
      <w:r w:rsidRPr="00E5437E">
        <w:rPr>
          <w:rFonts w:cs="Arial"/>
          <w:szCs w:val="22"/>
          <w:lang w:val="en-US"/>
        </w:rPr>
        <w:t>__________________________________</w:t>
      </w:r>
      <w:r w:rsidRPr="00E5437E">
        <w:rPr>
          <w:rFonts w:cs="Arial"/>
          <w:szCs w:val="22"/>
          <w:lang w:val="en-US"/>
        </w:rPr>
        <w:tab/>
      </w:r>
      <w:r w:rsidRPr="00E5437E">
        <w:rPr>
          <w:rFonts w:cs="Arial"/>
          <w:szCs w:val="22"/>
          <w:lang w:val="en-US"/>
        </w:rPr>
        <w:tab/>
        <w:t>_______________</w:t>
      </w:r>
    </w:p>
    <w:p w14:paraId="677B1ABA" w14:textId="77777777" w:rsidR="00665CC1" w:rsidRPr="00E5437E" w:rsidRDefault="00665CC1" w:rsidP="00003C9D">
      <w:pPr>
        <w:jc w:val="both"/>
        <w:rPr>
          <w:rFonts w:cs="Arial"/>
          <w:i/>
          <w:szCs w:val="22"/>
          <w:lang w:val="en-US"/>
        </w:rPr>
      </w:pPr>
      <w:r w:rsidRPr="00E5437E">
        <w:rPr>
          <w:rFonts w:cs="Arial"/>
          <w:i/>
          <w:szCs w:val="22"/>
          <w:lang w:val="en-US"/>
        </w:rPr>
        <w:t>Signature</w:t>
      </w:r>
      <w:r w:rsidRPr="00E5437E">
        <w:rPr>
          <w:rFonts w:cs="Arial"/>
          <w:i/>
          <w:szCs w:val="22"/>
          <w:lang w:val="en-US"/>
        </w:rPr>
        <w:tab/>
      </w:r>
      <w:r w:rsidRPr="00E5437E">
        <w:rPr>
          <w:rFonts w:cs="Arial"/>
          <w:i/>
          <w:szCs w:val="22"/>
          <w:lang w:val="en-US"/>
        </w:rPr>
        <w:tab/>
      </w:r>
      <w:r w:rsidRPr="00E5437E">
        <w:rPr>
          <w:rFonts w:cs="Arial"/>
          <w:i/>
          <w:szCs w:val="22"/>
          <w:lang w:val="en-US"/>
        </w:rPr>
        <w:tab/>
      </w:r>
      <w:r w:rsidRPr="00E5437E">
        <w:rPr>
          <w:rFonts w:cs="Arial"/>
          <w:i/>
          <w:szCs w:val="22"/>
          <w:lang w:val="en-US"/>
        </w:rPr>
        <w:tab/>
      </w:r>
      <w:r w:rsidRPr="00E5437E">
        <w:rPr>
          <w:rFonts w:cs="Arial"/>
          <w:i/>
          <w:szCs w:val="22"/>
          <w:lang w:val="en-US"/>
        </w:rPr>
        <w:tab/>
      </w:r>
      <w:r w:rsidRPr="00E5437E">
        <w:rPr>
          <w:rFonts w:cs="Arial"/>
          <w:i/>
          <w:szCs w:val="22"/>
          <w:lang w:val="en-US"/>
        </w:rPr>
        <w:tab/>
        <w:t>Date</w:t>
      </w:r>
    </w:p>
    <w:p w14:paraId="78BD3CCA" w14:textId="77777777" w:rsidR="00665CC1" w:rsidRPr="00E5437E" w:rsidRDefault="00665CC1" w:rsidP="00003C9D">
      <w:pPr>
        <w:jc w:val="both"/>
        <w:rPr>
          <w:rFonts w:cs="Arial"/>
          <w:szCs w:val="22"/>
          <w:lang w:val="en-US"/>
        </w:rPr>
      </w:pPr>
    </w:p>
    <w:p w14:paraId="0ED20ED1" w14:textId="77777777" w:rsidR="00665CC1" w:rsidRPr="00E5437E" w:rsidRDefault="00665CC1" w:rsidP="00003C9D">
      <w:pPr>
        <w:jc w:val="both"/>
        <w:rPr>
          <w:rFonts w:cs="Arial"/>
          <w:szCs w:val="22"/>
          <w:lang w:val="en-US"/>
        </w:rPr>
      </w:pPr>
      <w:r w:rsidRPr="00E5437E">
        <w:rPr>
          <w:rFonts w:cs="Arial"/>
          <w:szCs w:val="22"/>
          <w:lang w:val="en-US"/>
        </w:rPr>
        <w:t>__________________________________</w:t>
      </w:r>
    </w:p>
    <w:p w14:paraId="2B8F1E1A" w14:textId="77777777" w:rsidR="00665CC1" w:rsidRPr="00E5437E" w:rsidRDefault="00665CC1" w:rsidP="00003C9D">
      <w:pPr>
        <w:jc w:val="both"/>
        <w:rPr>
          <w:rFonts w:cs="Arial"/>
          <w:i/>
          <w:szCs w:val="22"/>
          <w:lang w:val="en-US"/>
        </w:rPr>
      </w:pPr>
      <w:r w:rsidRPr="00E5437E">
        <w:rPr>
          <w:rFonts w:cs="Arial"/>
          <w:i/>
          <w:szCs w:val="22"/>
          <w:lang w:val="en-US"/>
        </w:rPr>
        <w:t>Full Name (please print)</w:t>
      </w:r>
    </w:p>
    <w:p w14:paraId="2C828B70" w14:textId="77777777" w:rsidR="00665CC1" w:rsidRPr="00E5437E" w:rsidRDefault="00665CC1" w:rsidP="00003C9D">
      <w:pPr>
        <w:jc w:val="both"/>
        <w:rPr>
          <w:rFonts w:cs="Arial"/>
          <w:szCs w:val="22"/>
          <w:lang w:val="en-US"/>
        </w:rPr>
      </w:pPr>
    </w:p>
    <w:p w14:paraId="272BFFD0" w14:textId="77777777" w:rsidR="00665CC1" w:rsidRPr="00E5437E" w:rsidRDefault="00665CC1" w:rsidP="00003C9D">
      <w:pPr>
        <w:jc w:val="both"/>
        <w:rPr>
          <w:rFonts w:cs="Arial"/>
          <w:szCs w:val="22"/>
          <w:lang w:val="en-US"/>
        </w:rPr>
      </w:pPr>
      <w:r w:rsidRPr="00E5437E">
        <w:rPr>
          <w:rFonts w:cs="Arial"/>
          <w:szCs w:val="22"/>
          <w:lang w:val="en-US"/>
        </w:rPr>
        <w:t>Please sign and date one copy of this acknowledgement and return it to Human Resources. Retain a second copy for your reference.</w:t>
      </w:r>
    </w:p>
    <w:p w14:paraId="5E0183E9" w14:textId="77777777" w:rsidR="00B2561D" w:rsidRDefault="00B2561D" w:rsidP="00CF5742">
      <w:pPr>
        <w:rPr>
          <w:rFonts w:cs="Arial"/>
          <w:sz w:val="20"/>
          <w:szCs w:val="20"/>
          <w:lang w:val="en-US"/>
        </w:rPr>
      </w:pPr>
    </w:p>
    <w:p w14:paraId="1879D490" w14:textId="77777777" w:rsidR="00B61E84" w:rsidRDefault="00B61E84" w:rsidP="00CF5742">
      <w:pPr>
        <w:rPr>
          <w:rFonts w:cs="Arial"/>
          <w:sz w:val="20"/>
          <w:szCs w:val="20"/>
          <w:lang w:val="en-US"/>
        </w:rPr>
      </w:pPr>
    </w:p>
    <w:p w14:paraId="307E374C" w14:textId="77777777" w:rsidR="00B61E84" w:rsidRDefault="00B61E84" w:rsidP="00CF5742">
      <w:pPr>
        <w:rPr>
          <w:rFonts w:cs="Arial"/>
          <w:sz w:val="20"/>
          <w:szCs w:val="20"/>
          <w:lang w:val="en-US"/>
        </w:rPr>
      </w:pPr>
    </w:p>
    <w:p w14:paraId="5452C09B" w14:textId="77777777" w:rsidR="00B61E84" w:rsidRDefault="00B61E84" w:rsidP="00CF5742">
      <w:pPr>
        <w:rPr>
          <w:rFonts w:cs="Arial"/>
          <w:sz w:val="20"/>
          <w:szCs w:val="20"/>
          <w:lang w:val="en-US"/>
        </w:rPr>
      </w:pPr>
    </w:p>
    <w:p w14:paraId="3C5071FD" w14:textId="428E7BD6" w:rsidR="00B61E84" w:rsidRPr="00BC25EF" w:rsidRDefault="00B61E84" w:rsidP="00BC25EF">
      <w:pPr>
        <w:pStyle w:val="Heading3"/>
      </w:pPr>
    </w:p>
    <w:sectPr w:rsidR="00B61E84" w:rsidRPr="00BC25EF" w:rsidSect="00040DFC">
      <w:headerReference w:type="default" r:id="rId23"/>
      <w:pgSz w:w="12240" w:h="15840" w:code="1"/>
      <w:pgMar w:top="1418" w:right="1440" w:bottom="1440" w:left="1440" w:header="680" w:footer="544"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214A4" w14:textId="77777777" w:rsidR="00EF5A0C" w:rsidRDefault="00EF5A0C">
      <w:r>
        <w:separator/>
      </w:r>
    </w:p>
  </w:endnote>
  <w:endnote w:type="continuationSeparator" w:id="0">
    <w:p w14:paraId="6B34459A" w14:textId="77777777" w:rsidR="00EF5A0C" w:rsidRDefault="00EF5A0C">
      <w:r>
        <w:continuationSeparator/>
      </w:r>
    </w:p>
  </w:endnote>
  <w:endnote w:type="continuationNotice" w:id="1">
    <w:p w14:paraId="0C8BFDBC" w14:textId="77777777" w:rsidR="00EF5A0C" w:rsidRDefault="00EF5A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931" w:type="dxa"/>
      <w:tblInd w:w="-142" w:type="dxa"/>
      <w:tblLook w:val="04A0" w:firstRow="1" w:lastRow="0" w:firstColumn="1" w:lastColumn="0" w:noHBand="0" w:noVBand="1"/>
    </w:tblPr>
    <w:tblGrid>
      <w:gridCol w:w="7773"/>
      <w:gridCol w:w="1158"/>
    </w:tblGrid>
    <w:tr w:rsidR="004E0B17" w:rsidRPr="002C1516" w14:paraId="59339D39" w14:textId="77777777" w:rsidTr="00567FE6">
      <w:tc>
        <w:tcPr>
          <w:tcW w:w="7773" w:type="dxa"/>
          <w:shd w:val="clear" w:color="auto" w:fill="auto"/>
          <w:vAlign w:val="center"/>
        </w:tcPr>
        <w:p w14:paraId="58510CD9" w14:textId="77777777" w:rsidR="004E0B17" w:rsidRPr="002C1516" w:rsidRDefault="004E0B17" w:rsidP="00567FE6">
          <w:pPr>
            <w:tabs>
              <w:tab w:val="center" w:pos="4320"/>
              <w:tab w:val="right" w:pos="8640"/>
            </w:tabs>
            <w:rPr>
              <w:rFonts w:cs="Arial"/>
              <w:bCs/>
              <w:noProof/>
              <w:color w:val="000000"/>
              <w:kern w:val="32"/>
              <w:szCs w:val="32"/>
              <w:lang w:eastAsia="en-CA"/>
            </w:rPr>
          </w:pPr>
          <w:r w:rsidRPr="002C1516">
            <w:rPr>
              <w:rFonts w:cs="Helvetica"/>
              <w:bCs/>
              <w:noProof/>
              <w:color w:val="808080"/>
              <w:kern w:val="32"/>
              <w:sz w:val="20"/>
              <w:szCs w:val="20"/>
              <w:lang w:eastAsia="en-CA" w:bidi="en-US"/>
            </w:rPr>
            <w:t>[</w:t>
          </w:r>
          <w:r w:rsidRPr="002C1516">
            <w:rPr>
              <w:rFonts w:cs="Arial"/>
              <w:bCs/>
              <w:noProof/>
              <w:color w:val="808080"/>
              <w:kern w:val="32"/>
              <w:sz w:val="20"/>
              <w:szCs w:val="20"/>
              <w:lang w:eastAsia="en-CA" w:bidi="en-US"/>
            </w:rPr>
            <w:t>YOUR COMPANY NAME</w:t>
          </w:r>
          <w:r w:rsidRPr="002C1516">
            <w:rPr>
              <w:rFonts w:cs="Helvetica"/>
              <w:bCs/>
              <w:noProof/>
              <w:color w:val="808080"/>
              <w:kern w:val="32"/>
              <w:sz w:val="20"/>
              <w:szCs w:val="20"/>
              <w:lang w:eastAsia="en-CA" w:bidi="en-US"/>
            </w:rPr>
            <w:t>]</w:t>
          </w:r>
          <w:r w:rsidRPr="002C1516">
            <w:rPr>
              <w:rFonts w:cs="Arial"/>
              <w:bCs/>
              <w:noProof/>
              <w:color w:val="808080"/>
              <w:kern w:val="32"/>
              <w:sz w:val="20"/>
              <w:szCs w:val="20"/>
              <w:lang w:eastAsia="en-CA" w:bidi="en-US"/>
            </w:rPr>
            <w:t xml:space="preserve"> // BUSINESS PLAN</w:t>
          </w:r>
        </w:p>
      </w:tc>
      <w:tc>
        <w:tcPr>
          <w:tcW w:w="1158" w:type="dxa"/>
          <w:shd w:val="clear" w:color="auto" w:fill="auto"/>
          <w:vAlign w:val="center"/>
        </w:tcPr>
        <w:p w14:paraId="3866C22A" w14:textId="33D78FFA" w:rsidR="004E0B17" w:rsidRPr="00762FE9" w:rsidRDefault="001302CE" w:rsidP="00567FE6">
          <w:pPr>
            <w:pStyle w:val="Footer"/>
            <w:jc w:val="right"/>
            <w:rPr>
              <w:color w:val="808080"/>
              <w:lang w:val="en-US"/>
            </w:rPr>
          </w:pPr>
          <w:r>
            <w:rPr>
              <w:noProof/>
            </w:rPr>
            <mc:AlternateContent>
              <mc:Choice Requires="wps">
                <w:drawing>
                  <wp:anchor distT="0" distB="0" distL="114295" distR="114295" simplePos="0" relativeHeight="251658256" behindDoc="0" locked="0" layoutInCell="1" allowOverlap="1" wp14:anchorId="3ED82DDC" wp14:editId="42EDB222">
                    <wp:simplePos x="0" y="0"/>
                    <wp:positionH relativeFrom="column">
                      <wp:posOffset>6372224</wp:posOffset>
                    </wp:positionH>
                    <wp:positionV relativeFrom="paragraph">
                      <wp:posOffset>9431020</wp:posOffset>
                    </wp:positionV>
                    <wp:extent cx="0" cy="539750"/>
                    <wp:effectExtent l="0" t="0" r="19050" b="12700"/>
                    <wp:wrapNone/>
                    <wp:docPr id="4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3975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B8E45A" id="Straight Connector 1" o:spid="_x0000_s1026" style="position:absolute;left:0;text-align:left;z-index:251658256;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from="501.75pt,742.6pt" to="501.75pt,7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qkYyQEAAJEDAAAOAAAAZHJzL2Uyb0RvYy54bWysU8lu2zAQvRfoPxC811ISJE0FyznEcC9p&#10;GyDpB0y4SES5gcNY9t93SNlq2t6K6kDM+vhm+LS+OzjL9iqhCb7nF6uWM+VFkMYPPf/+vPtwyxlm&#10;8BJs8KrnR4X8bvP+3XqKnboMY7BSJUYgHrsp9nzMOXZNg2JUDnAVovKU1CE5yOSmoZEJJkJ3trls&#10;25tmCknGFIRCpOh2TvJNxddaifxNa1SZ2Z4Tt1zPVM+XcjabNXRDgjgacaIB/8DCgfF06QK1hQzs&#10;NZm/oJwRKWDQeSWCa4LWRqg6A01z0f4xzdMIUdVZaDkYlzXh/4MVX/f3/jEV6uLgn+JDED+QltJM&#10;EbslWRyMc9lBJ1fKiTs71EUel0WqQ2ZiDgqKXl99+nhdd9xAd+6LCfNnFRwrRs+t8WVE6GD/gLnc&#10;DN25pIR92Blr6zNZz6ae31wRJBNAYtEWMpkuyp6jHzgDO5AKRU4VEYM1snQXHDzivU1sDyQE0o8M&#10;E2cWMFOw57v61Sb76r4EOdcR+fZMf+6v9H7DLVy3gOPcUVOzqJzJpGxrXM9vCWYBsr7QUVWbp4l/&#10;rbdYL0EeH9P5Dejd66UnjRZhvfXJfvsnbX4CAAD//wMAUEsDBBQABgAIAAAAIQAWHT674wAAAA8B&#10;AAAPAAAAZHJzL2Rvd25yZXYueG1sTI/BTsMwEETvSPyDtUjcqE1K2irEqRAIJCRUSNILNydekojY&#10;jmKnDXw9W3GA28zuaPZtup1Nzw44+s5ZCdcLAQxt7XRnGwn78vFqA8wHZbXqnUUJX+hhm52fpSrR&#10;7mhzPBShYVRifaIktCEMCee+btEov3ADWtp9uNGoQHZsuB7VkcpNzyMhVtyoztKFVg1432L9WUxG&#10;wpz3z+9l9fS6WxX8LX/5flhOrpTy8mK+uwUWcA5/YTjhEzpkxFS5yWrPevJCLGPKkrrZxBGwU+Z3&#10;VpGK1yICnqX8/x/ZDwAAAP//AwBQSwECLQAUAAYACAAAACEAtoM4kv4AAADhAQAAEwAAAAAAAAAA&#10;AAAAAAAAAAAAW0NvbnRlbnRfVHlwZXNdLnhtbFBLAQItABQABgAIAAAAIQA4/SH/1gAAAJQBAAAL&#10;AAAAAAAAAAAAAAAAAC8BAABfcmVscy8ucmVsc1BLAQItABQABgAIAAAAIQA3DqkYyQEAAJEDAAAO&#10;AAAAAAAAAAAAAAAAAC4CAABkcnMvZTJvRG9jLnhtbFBLAQItABQABgAIAAAAIQAWHT674wAAAA8B&#10;AAAPAAAAAAAAAAAAAAAAACMEAABkcnMvZG93bnJldi54bWxQSwUGAAAAAAQABADzAAAAMwUAAAAA&#10;" strokecolor="#bfbfbf" strokeweight=".5pt">
                    <v:stroke joinstyle="miter"/>
                    <o:lock v:ext="edit" shapetype="f"/>
                  </v:line>
                </w:pict>
              </mc:Fallback>
            </mc:AlternateContent>
          </w:r>
          <w:r w:rsidR="004E0B17" w:rsidRPr="00762FE9">
            <w:rPr>
              <w:color w:val="808080"/>
              <w:lang w:val="en-US"/>
            </w:rPr>
            <w:fldChar w:fldCharType="begin"/>
          </w:r>
          <w:r w:rsidR="004E0B17" w:rsidRPr="00762FE9">
            <w:rPr>
              <w:color w:val="808080"/>
              <w:lang w:val="en-US"/>
            </w:rPr>
            <w:instrText xml:space="preserve"> PAGE </w:instrText>
          </w:r>
          <w:r w:rsidR="004E0B17" w:rsidRPr="00762FE9">
            <w:rPr>
              <w:color w:val="808080"/>
              <w:lang w:val="en-US"/>
            </w:rPr>
            <w:fldChar w:fldCharType="separate"/>
          </w:r>
          <w:r w:rsidR="004E0B17" w:rsidRPr="00762FE9">
            <w:rPr>
              <w:noProof/>
              <w:color w:val="808080"/>
              <w:lang w:val="en-US"/>
            </w:rPr>
            <w:t>17</w:t>
          </w:r>
          <w:r w:rsidR="004E0B17" w:rsidRPr="00762FE9">
            <w:rPr>
              <w:color w:val="808080"/>
              <w:lang w:val="en-US"/>
            </w:rPr>
            <w:fldChar w:fldCharType="end"/>
          </w:r>
        </w:p>
      </w:tc>
    </w:tr>
  </w:tbl>
  <w:p w14:paraId="2C2376FD" w14:textId="163C2ADA" w:rsidR="004E0B17" w:rsidRDefault="001302CE" w:rsidP="00567FE6">
    <w:pPr>
      <w:pStyle w:val="Footer"/>
      <w:tabs>
        <w:tab w:val="left" w:pos="1318"/>
      </w:tabs>
    </w:pPr>
    <w:r>
      <w:rPr>
        <w:noProof/>
      </w:rPr>
      <mc:AlternateContent>
        <mc:Choice Requires="wps">
          <w:drawing>
            <wp:anchor distT="0" distB="0" distL="114296" distR="114296" simplePos="0" relativeHeight="251658255" behindDoc="0" locked="0" layoutInCell="1" allowOverlap="1" wp14:anchorId="066414A9" wp14:editId="2C1E01EA">
              <wp:simplePos x="0" y="0"/>
              <wp:positionH relativeFrom="column">
                <wp:posOffset>5100954</wp:posOffset>
              </wp:positionH>
              <wp:positionV relativeFrom="paragraph">
                <wp:posOffset>-351155</wp:posOffset>
              </wp:positionV>
              <wp:extent cx="0" cy="539750"/>
              <wp:effectExtent l="0" t="0" r="19050" b="12700"/>
              <wp:wrapNone/>
              <wp:docPr id="4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0" cy="53975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FA6050" id="Straight Connector 14" o:spid="_x0000_s1026" style="position:absolute;left:0;text-align:left;z-index:251658255;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margin;mso-height-relative:margin" from="401.65pt,-27.65pt" to="401.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6FK2AEAAKcDAAAOAAAAZHJzL2Uyb0RvYy54bWysU8Fu2zAMvQ/YPwi6L05atOuMOD0kyC7d&#10;VqDdB7CybAuTREFU4+TvR8mJ1223YT4IJCU+PT49r++PzoqDjmTQN3K1WEqhvcLW+L6R35/3H+6k&#10;oAS+BYteN/KkSd5v3r9bj6HWVzigbXUUDOKpHkMjh5RCXVWkBu2AFhi0580Oo4PEaeyrNsLI6M5W&#10;V8vlbTVibENEpYm4ups25abgd51W6VvXkU7CNpK5pbLGsr7ktdqsoe4jhMGoMw34BxYOjOdLZ6gd&#10;JBCv0fwF5YyKSNilhUJXYdcZpcsMPM1q+cc0TwMEXWZhcSjMMtH/g1VfD1v/GDN1dfRP4QHVDxIe&#10;twP4XhcCz6fAD7fKUlVjoHpuyQmFqfnYRZdBeCJxLPKeZnn1MQk1FRVXb64/fbwpyldQX/pCpPRZ&#10;oxM5aKQ1Pg8ONRweKOWbob4cyWWPe2NteTzrxdjI22uGFArYQp2FxKELbSPJ91KA7dmbKsWCSGhN&#10;m7szDp1oa6M4ANuDXdXiKIUFSlxs5L58pcm+ui/YTueY/PJCf+ov9H7DzVx3QMPUUbYmqzmT2O/W&#10;uEbeMcwMZH2mo4tjzxP/kjdHL9ieHuPlDdgN5dKzc7Pd3uYcv/2/Nj8BAAD//wMAUEsDBBQABgAI&#10;AAAAIQCSS0Pb4AAAAAoBAAAPAAAAZHJzL2Rvd25yZXYueG1sTI9NT4NAEIbvJv6HzZh4axdLWisy&#10;NEajiYmpAl68LbACcXeWsEuL/nrHeNDbfDx555l0N1sjDnr0vSOEi2UEQlPtmp5ahNfyfrEF4YOi&#10;RhlHGuFTe9hlpyepShp3pFwfitAKDiGfKIQuhCGR0tedtsov3aCJd+9utCpwO7ayGdWRw62Rqyja&#10;SKt64gudGvRtp+uPYrIIc24e38rq4Xm/KeRL/vR1F0+uRDw/m2+uQQQ9hz8YfvRZHTJ2qtxEjRcG&#10;YRvFMaMIi/WaCyZ+JxXC6uoSZJbK/y9k3wAAAP//AwBQSwECLQAUAAYACAAAACEAtoM4kv4AAADh&#10;AQAAEwAAAAAAAAAAAAAAAAAAAAAAW0NvbnRlbnRfVHlwZXNdLnhtbFBLAQItABQABgAIAAAAIQA4&#10;/SH/1gAAAJQBAAALAAAAAAAAAAAAAAAAAC8BAABfcmVscy8ucmVsc1BLAQItABQABgAIAAAAIQBW&#10;y6FK2AEAAKcDAAAOAAAAAAAAAAAAAAAAAC4CAABkcnMvZTJvRG9jLnhtbFBLAQItABQABgAIAAAA&#10;IQCSS0Pb4AAAAAoBAAAPAAAAAAAAAAAAAAAAADIEAABkcnMvZG93bnJldi54bWxQSwUGAAAAAAQA&#10;BADzAAAAPwUAAAAA&#10;" strokecolor="#bfbfbf" strokeweight=".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F3DAD" w14:textId="4A78FB28" w:rsidR="000057D4" w:rsidRDefault="001302CE">
    <w:pPr>
      <w:pStyle w:val="Footer"/>
    </w:pP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E127D" w14:textId="08A41394" w:rsidR="004E0B17" w:rsidRPr="00530E34" w:rsidRDefault="001302CE" w:rsidP="00530E34">
    <w:pPr>
      <w:pStyle w:val="Header"/>
      <w:tabs>
        <w:tab w:val="left" w:pos="8080"/>
      </w:tabs>
    </w:pPr>
    <w:r>
      <w:rPr>
        <w:noProof/>
      </w:rPr>
      <mc:AlternateContent>
        <mc:Choice Requires="wps">
          <w:drawing>
            <wp:anchor distT="0" distB="0" distL="114296" distR="114296" simplePos="0" relativeHeight="251658254" behindDoc="0" locked="0" layoutInCell="1" allowOverlap="1" wp14:anchorId="487952AA" wp14:editId="444E6103">
              <wp:simplePos x="0" y="0"/>
              <wp:positionH relativeFrom="column">
                <wp:posOffset>5031104</wp:posOffset>
              </wp:positionH>
              <wp:positionV relativeFrom="paragraph">
                <wp:posOffset>-210820</wp:posOffset>
              </wp:positionV>
              <wp:extent cx="0" cy="539750"/>
              <wp:effectExtent l="0" t="0" r="19050" b="12700"/>
              <wp:wrapNone/>
              <wp:docPr id="39"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9525">
                        <a:solidFill>
                          <a:srgbClr val="BFBFBF"/>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2AD06E5" id="_x0000_t32" coordsize="21600,21600" o:spt="32" o:oned="t" path="m,l21600,21600e" filled="f">
              <v:path arrowok="t" fillok="f" o:connecttype="none"/>
              <o:lock v:ext="edit" shapetype="t"/>
            </v:shapetype>
            <v:shape id="AutoShape 87" o:spid="_x0000_s1026" type="#_x0000_t32" style="position:absolute;left:0;text-align:left;margin-left:396.15pt;margin-top:-16.6pt;width:0;height:42.5pt;z-index:251658254;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ewrugEAAFUDAAAOAAAAZHJzL2Uyb0RvYy54bWysU9uO0zAQfUfiHyy/07RFBTZquhJdyssC&#10;lXb5gKntJBaOx5pxm/bvsd3LruANoUiWPZczZ85MlvfHwYmDIbboGzmbTKUwXqG2vmvkz+fNu09S&#10;cASvwaE3jTwZlvert2+WY6jNHHt02pBIIJ7rMTSyjzHUVcWqNwPwBIPxydkiDRDTk7pKE4wJfXDV&#10;fDr9UI1IOhAqw5ysD2enXBX8tjUq/mhbNlG4RiZusZxUzl0+q9US6o4g9FZdaMA/sBjA+lT0BvUA&#10;EcSe7F9Qg1WEjG2cKBwqbFurTOkhdTOb/tHNUw/BlF6SOBxuMvH/g1XfD2u/pUxdHf1TeET1i4XH&#10;dQ++M4XA8ymkwc2yVNUYuL6l5AeHLYnd+A11ioF9xKLCsaUhQ6b+xLGIfbqJbY5RqLNRJevi/d3H&#10;RZlDBfU1LxDHrwYHkS+N5Ehguz6u0fs0UaRZqQKHR46ZFdTXhFzU48Y6VwbrvBgbebeYL0oCo7M6&#10;O3MYU7dbOxIHSKvxeZO/0mLyvA4j3HtdwHoD+svlHsG68z0Vd/6iTBYjbx7XO9SnLV0VS7MrLC97&#10;lpfj9btkv/wNq98AAAD//wMAUEsDBBQABgAIAAAAIQBcHvGt4AAAAAoBAAAPAAAAZHJzL2Rvd25y&#10;ZXYueG1sTI9NT4NAEIbvJv6HzTTx1i6F2FJkaBqNnjxY2ou3LTsF0v1AdqHor3eNBz3OzJN3njff&#10;TlqxkXrXWoOwXETAyFRWtqZGOB6e5ykw54WRQllDCJ/kYFvc3uQik/Zq9jSWvmYhxLhMIDTedxnn&#10;rmpIC7ewHZlwO9teCx/GvuayF9cQrhWPo2jFtWhN+NCIjh4bqi7loBHK4Usd3nZ2fdx8vKxUmY7v&#10;r09nxLvZtHsA5mnyfzD86Ad1KILTyQ5GOqYQ1ps4CSjCPEliYIH43ZwQ7pcp8CLn/ysU3wAAAP//&#10;AwBQSwECLQAUAAYACAAAACEAtoM4kv4AAADhAQAAEwAAAAAAAAAAAAAAAAAAAAAAW0NvbnRlbnRf&#10;VHlwZXNdLnhtbFBLAQItABQABgAIAAAAIQA4/SH/1gAAAJQBAAALAAAAAAAAAAAAAAAAAC8BAABf&#10;cmVscy8ucmVsc1BLAQItABQABgAIAAAAIQB4WewrugEAAFUDAAAOAAAAAAAAAAAAAAAAAC4CAABk&#10;cnMvZTJvRG9jLnhtbFBLAQItABQABgAIAAAAIQBcHvGt4AAAAAoBAAAPAAAAAAAAAAAAAAAAABQE&#10;AABkcnMvZG93bnJldi54bWxQSwUGAAAAAAQABADzAAAAIQUAAAAA&#10;" strokecolor="#bfbfbf"/>
          </w:pict>
        </mc:Fallback>
      </mc:AlternateContent>
    </w:r>
    <w:r>
      <w:rPr>
        <w:noProof/>
      </w:rPr>
      <mc:AlternateContent>
        <mc:Choice Requires="wps">
          <w:drawing>
            <wp:anchor distT="0" distB="0" distL="114295" distR="114295" simplePos="0" relativeHeight="251658249" behindDoc="0" locked="0" layoutInCell="1" allowOverlap="1" wp14:anchorId="7165113B" wp14:editId="2752B784">
              <wp:simplePos x="0" y="0"/>
              <wp:positionH relativeFrom="column">
                <wp:posOffset>5088254</wp:posOffset>
              </wp:positionH>
              <wp:positionV relativeFrom="paragraph">
                <wp:posOffset>562610</wp:posOffset>
              </wp:positionV>
              <wp:extent cx="0" cy="539750"/>
              <wp:effectExtent l="0" t="0" r="19050" b="12700"/>
              <wp:wrapNone/>
              <wp:docPr id="3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3975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E95368" id="Straight Connector 14" o:spid="_x0000_s1026" style="position:absolute;left:0;text-align:left;z-index:251658249;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from="400.65pt,44.3pt" to="400.65pt,8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qkYyQEAAJEDAAAOAAAAZHJzL2Uyb0RvYy54bWysU8lu2zAQvRfoPxC811ISJE0FyznEcC9p&#10;GyDpB0y4SES5gcNY9t93SNlq2t6K6kDM+vhm+LS+OzjL9iqhCb7nF6uWM+VFkMYPPf/+vPtwyxlm&#10;8BJs8KrnR4X8bvP+3XqKnboMY7BSJUYgHrsp9nzMOXZNg2JUDnAVovKU1CE5yOSmoZEJJkJ3trls&#10;25tmCknGFIRCpOh2TvJNxddaifxNa1SZ2Z4Tt1zPVM+XcjabNXRDgjgacaIB/8DCgfF06QK1hQzs&#10;NZm/oJwRKWDQeSWCa4LWRqg6A01z0f4xzdMIUdVZaDkYlzXh/4MVX/f3/jEV6uLgn+JDED+QltJM&#10;EbslWRyMc9lBJ1fKiTs71EUel0WqQ2ZiDgqKXl99+nhdd9xAd+6LCfNnFRwrRs+t8WVE6GD/gLnc&#10;DN25pIR92Blr6zNZz6ae31wRJBNAYtEWMpkuyp6jHzgDO5AKRU4VEYM1snQXHDzivU1sDyQE0o8M&#10;E2cWMFOw57v61Sb76r4EOdcR+fZMf+6v9H7DLVy3gOPcUVOzqJzJpGxrXM9vCWYBsr7QUVWbp4l/&#10;rbdYL0EeH9P5Dejd66UnjRZhvfXJfvsnbX4CAAD//wMAUEsDBBQABgAIAAAAIQCPRjez3gAAAAoB&#10;AAAPAAAAZHJzL2Rvd25yZXYueG1sTI9NS8QwEIbvgv8hjODNTddCLbXpIoqCILptvXhLm7EtNpPS&#10;pLvVX++IB73Nx8M7z+S71Y7igLMfHCnYbiIQSK0zA3UKXuv7ixSED5qMHh2hgk/0sCtOT3KdGXek&#10;Eg9V6ASHkM+0gj6EKZPStz1a7TduQuLdu5utDtzOnTSzPnK4HeVlFCXS6oH4Qq8nvO2x/agWq2At&#10;x8e3unl4eU4quS+fvu7ixdVKnZ+tN9cgAq7hD4YffVaHgp0at5DxYlSQRtuYUS7SBAQDv4OGyas4&#10;AVnk8v8LxTcAAAD//wMAUEsBAi0AFAAGAAgAAAAhALaDOJL+AAAA4QEAABMAAAAAAAAAAAAAAAAA&#10;AAAAAFtDb250ZW50X1R5cGVzXS54bWxQSwECLQAUAAYACAAAACEAOP0h/9YAAACUAQAACwAAAAAA&#10;AAAAAAAAAAAvAQAAX3JlbHMvLnJlbHNQSwECLQAUAAYACAAAACEANw6pGMkBAACRAwAADgAAAAAA&#10;AAAAAAAAAAAuAgAAZHJzL2Uyb0RvYy54bWxQSwECLQAUAAYACAAAACEAj0Y3s94AAAAKAQAADwAA&#10;AAAAAAAAAAAAAAAjBAAAZHJzL2Rvd25yZXYueG1sUEsFBgAAAAAEAAQA8wAAAC4FAAAAAA==&#10;" strokecolor="#bfbfbf" strokeweight=".5pt">
              <v:stroke joinstyle="miter"/>
              <o:lock v:ext="edit" shapetype="f"/>
            </v:line>
          </w:pict>
        </mc:Fallback>
      </mc:AlternateContent>
    </w:r>
    <w:r>
      <w:rPr>
        <w:noProof/>
      </w:rPr>
      <mc:AlternateContent>
        <mc:Choice Requires="wps">
          <w:drawing>
            <wp:anchor distT="0" distB="0" distL="114300" distR="114300" simplePos="0" relativeHeight="251658252" behindDoc="0" locked="0" layoutInCell="1" allowOverlap="1" wp14:anchorId="4D52FD98" wp14:editId="39D7EAFD">
              <wp:simplePos x="0" y="0"/>
              <wp:positionH relativeFrom="column">
                <wp:posOffset>2621280</wp:posOffset>
              </wp:positionH>
              <wp:positionV relativeFrom="paragraph">
                <wp:posOffset>1411605</wp:posOffset>
              </wp:positionV>
              <wp:extent cx="552450" cy="419100"/>
              <wp:effectExtent l="0" t="0" r="0" b="0"/>
              <wp:wrapNone/>
              <wp:docPr id="37"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99160" id="Rectangle 79" o:spid="_x0000_s1026" style="position:absolute;left:0;text-align:left;margin-left:206.4pt;margin-top:111.15pt;width:43.5pt;height:33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I+2CgIAABUEAAAOAAAAZHJzL2Uyb0RvYy54bWysU9uO2yAQfa/Uf0C8N7ajuN1YcVarbFNV&#10;2l6kbT+AYGyjYoYOJE769R1INutenqrygBgGDmfOHFa3x8Gwg0Kvwda8mOWcKSuh0bar+dcv21c3&#10;nPkgbCMMWFXzk/L8dv3yxWp0lZpDD6ZRyAjE+mp0Ne9DcFWWedmrQfgZOGUp2QIOIlCIXdagGAl9&#10;MNk8z19nI2DjEKTynnbvz0m+Tvhtq2T41LZeBWZqTtxCmjHNuzhn65WoOhSu1/JCQ/wDi0FoS49e&#10;oe5FEGyP+g+oQUsED22YSRgyaFstVaqBqiny36p57IVTqRYSx7urTP7/wcqPh0f3GSN17x5AfvPM&#10;wqYXtlN3iDD2SjT0XBGFykbnq+uFGHi6ynbjB2iotWIfIGlwbHGIgFQdOyapT1ep1TEwSZtlOV+U&#10;1BBJqUWxLPLUikxUT5cd+vBOwcDiouZInUzg4vDgQyQjqqcjiTwY3Wy1MSnAbrcxyA6Cur5NI/Gn&#10;GqfHjGVjzZflvEzIv+T8FCJP428Qgw5kX6OHmt9cD4kqqvbWNslcQWhzXhNlYy8yRuWiSX21g+ZE&#10;KiKcvUl/iRY94A/ORvJlzf33vUDFmXlvqRPLYrGIRk7BonwzpwCnmd00I6wkqJoHzs7LTTibf+9Q&#10;dz29VKTaLdxR91qdlH1mdSFL3kuCX/5JNPc0Tqeef/P6JwAAAP//AwBQSwMEFAAGAAgAAAAhAFRo&#10;uMDfAAAACwEAAA8AAABkcnMvZG93bnJldi54bWxMj01Pg0AQhu8m/ofNmHizS5fGALI0RlMTjy29&#10;eBtgBVp2lrBLi/56x5Me34+880y+XewgLmbyvSMN61UEwlDtmp5aDcdy95CA8AGpwcGR0fBlPGyL&#10;25scs8ZdaW8uh9AKHiGfoYYuhDGT0tedsehXbjTE2aebLAaWUyubCa88bgepouhRWuyJL3Q4mpfO&#10;1OfDbDVUvTri9758i2y6i8P7Up7mj1et7++W5ycQwSzhrwy/+IwOBTNVbqbGi0HDZq0YPWhQSsUg&#10;uLFJU3YqdpIkBlnk8v8PxQ8AAAD//wMAUEsBAi0AFAAGAAgAAAAhALaDOJL+AAAA4QEAABMAAAAA&#10;AAAAAAAAAAAAAAAAAFtDb250ZW50X1R5cGVzXS54bWxQSwECLQAUAAYACAAAACEAOP0h/9YAAACU&#10;AQAACwAAAAAAAAAAAAAAAAAvAQAAX3JlbHMvLnJlbHNQSwECLQAUAAYACAAAACEAD4iPtgoCAAAV&#10;BAAADgAAAAAAAAAAAAAAAAAuAgAAZHJzL2Uyb0RvYy54bWxQSwECLQAUAAYACAAAACEAVGi4wN8A&#10;AAALAQAADwAAAAAAAAAAAAAAAABkBAAAZHJzL2Rvd25yZXYueG1sUEsFBgAAAAAEAAQA8wAAAHAF&#10;AAAAAA==&#10;"/>
          </w:pict>
        </mc:Fallback>
      </mc:AlternateContent>
    </w:r>
    <w:r w:rsidR="006B1366">
      <w:rPr>
        <w:noProof/>
      </w:rPr>
      <w:t>Newera.ai</w:t>
    </w:r>
    <w:r w:rsidR="004E0B17" w:rsidRPr="00530E34">
      <w:rPr>
        <w:sz w:val="20"/>
        <w:szCs w:val="20"/>
      </w:rPr>
      <w:t xml:space="preserve"> E</w:t>
    </w:r>
    <w:r w:rsidR="004E0B17">
      <w:rPr>
        <w:sz w:val="20"/>
        <w:szCs w:val="20"/>
      </w:rPr>
      <w:t>MPLOYEE</w:t>
    </w:r>
    <w:r w:rsidR="004E0B17" w:rsidRPr="00530E34">
      <w:rPr>
        <w:sz w:val="20"/>
        <w:szCs w:val="20"/>
      </w:rPr>
      <w:t xml:space="preserve"> H</w:t>
    </w:r>
    <w:r w:rsidR="004E0B17">
      <w:rPr>
        <w:sz w:val="20"/>
        <w:szCs w:val="20"/>
      </w:rPr>
      <w:t>ANDBOOK</w:t>
    </w:r>
    <w:r w:rsidR="004E0B17" w:rsidRPr="00530E34">
      <w:rPr>
        <w:noProof/>
        <w:kern w:val="32"/>
        <w:lang w:val="en-CA" w:eastAsia="en-CA" w:bidi="en-US"/>
      </w:rPr>
      <w:tab/>
    </w:r>
    <w:r>
      <w:rPr>
        <w:noProof/>
      </w:rPr>
      <mc:AlternateContent>
        <mc:Choice Requires="wps">
          <w:drawing>
            <wp:anchor distT="0" distB="0" distL="114295" distR="114295" simplePos="0" relativeHeight="251658253" behindDoc="0" locked="0" layoutInCell="1" allowOverlap="1" wp14:anchorId="03D77F1F" wp14:editId="0AD2F9A6">
              <wp:simplePos x="0" y="0"/>
              <wp:positionH relativeFrom="column">
                <wp:posOffset>6375399</wp:posOffset>
              </wp:positionH>
              <wp:positionV relativeFrom="paragraph">
                <wp:posOffset>9286875</wp:posOffset>
              </wp:positionV>
              <wp:extent cx="0" cy="539750"/>
              <wp:effectExtent l="0" t="0" r="19050" b="12700"/>
              <wp:wrapNone/>
              <wp:docPr id="3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3975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7900BB" id="Straight Connector 14" o:spid="_x0000_s1026" style="position:absolute;left:0;text-align:left;z-index:251658253;visibility:visible;mso-wrap-style:square;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margin;mso-height-relative:margin" from="502pt,731.25pt" to="50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qkYyQEAAJEDAAAOAAAAZHJzL2Uyb0RvYy54bWysU8lu2zAQvRfoPxC811ISJE0FyznEcC9p&#10;GyDpB0y4SES5gcNY9t93SNlq2t6K6kDM+vhm+LS+OzjL9iqhCb7nF6uWM+VFkMYPPf/+vPtwyxlm&#10;8BJs8KrnR4X8bvP+3XqKnboMY7BSJUYgHrsp9nzMOXZNg2JUDnAVovKU1CE5yOSmoZEJJkJ3trls&#10;25tmCknGFIRCpOh2TvJNxddaifxNa1SZ2Z4Tt1zPVM+XcjabNXRDgjgacaIB/8DCgfF06QK1hQzs&#10;NZm/oJwRKWDQeSWCa4LWRqg6A01z0f4xzdMIUdVZaDkYlzXh/4MVX/f3/jEV6uLgn+JDED+QltJM&#10;EbslWRyMc9lBJ1fKiTs71EUel0WqQ2ZiDgqKXl99+nhdd9xAd+6LCfNnFRwrRs+t8WVE6GD/gLnc&#10;DN25pIR92Blr6zNZz6ae31wRJBNAYtEWMpkuyp6jHzgDO5AKRU4VEYM1snQXHDzivU1sDyQE0o8M&#10;E2cWMFOw57v61Sb76r4EOdcR+fZMf+6v9H7DLVy3gOPcUVOzqJzJpGxrXM9vCWYBsr7QUVWbp4l/&#10;rbdYL0EeH9P5Dejd66UnjRZhvfXJfvsnbX4CAAD//wMAUEsDBBQABgAIAAAAIQBpSqbn4QAAAA8B&#10;AAAPAAAAZHJzL2Rvd25yZXYueG1sTE/BToQwFLyb+A/NM/Hmtq6AG6RsjEYTE6MCe/FWoAKxfSW0&#10;7KJf79t40NvMm8m8mWy7WMP2evKDQwmXKwFMY+PaATsJu+rhYgPMB4WtMg61hC/tYZufnmQqbd0B&#10;C70vQ8coBH2qJPQhjCnnvum1VX7lRo2kfbjJqkB06ng7qQOFW8PXQiTcqgHpQ69Gfdfr5rOcrYSl&#10;ME/vVf34+pKU/K14/r6/ml0l5fnZcnsDLOgl/JnhWJ+qQ06dajdj65khLkREYwKhKFnHwI6e31tN&#10;KI6uY+B5xv/vyH8AAAD//wMAUEsBAi0AFAAGAAgAAAAhALaDOJL+AAAA4QEAABMAAAAAAAAAAAAA&#10;AAAAAAAAAFtDb250ZW50X1R5cGVzXS54bWxQSwECLQAUAAYACAAAACEAOP0h/9YAAACUAQAACwAA&#10;AAAAAAAAAAAAAAAvAQAAX3JlbHMvLnJlbHNQSwECLQAUAAYACAAAACEANw6pGMkBAACRAwAADgAA&#10;AAAAAAAAAAAAAAAuAgAAZHJzL2Uyb0RvYy54bWxQSwECLQAUAAYACAAAACEAaUqm5+EAAAAPAQAA&#10;DwAAAAAAAAAAAAAAAAAjBAAAZHJzL2Rvd25yZXYueG1sUEsFBgAAAAAEAAQA8wAAADEFAAAAAA==&#10;" strokecolor="#bfbfbf" strokeweight=".5pt">
              <v:stroke joinstyle="miter"/>
              <o:lock v:ext="edit" shapetype="f"/>
            </v:line>
          </w:pict>
        </mc:Fallback>
      </mc:AlternateContent>
    </w:r>
    <w:r w:rsidR="004E0B17">
      <w:rPr>
        <w:noProof/>
        <w:kern w:val="32"/>
        <w:lang w:val="en-CA" w:eastAsia="en-CA" w:bidi="en-US"/>
      </w:rPr>
      <w:tab/>
    </w:r>
    <w:r w:rsidR="004E0B17" w:rsidRPr="00AA46B3">
      <w:rPr>
        <w:sz w:val="20"/>
        <w:szCs w:val="20"/>
      </w:rPr>
      <w:fldChar w:fldCharType="begin"/>
    </w:r>
    <w:r w:rsidR="004E0B17" w:rsidRPr="00AA46B3">
      <w:rPr>
        <w:sz w:val="20"/>
        <w:szCs w:val="20"/>
      </w:rPr>
      <w:instrText xml:space="preserve"> PAGE </w:instrText>
    </w:r>
    <w:r w:rsidR="004E0B17" w:rsidRPr="00AA46B3">
      <w:rPr>
        <w:sz w:val="20"/>
        <w:szCs w:val="20"/>
      </w:rPr>
      <w:fldChar w:fldCharType="separate"/>
    </w:r>
    <w:r w:rsidR="005A45B6">
      <w:rPr>
        <w:noProof/>
        <w:sz w:val="20"/>
        <w:szCs w:val="20"/>
      </w:rPr>
      <w:t>2</w:t>
    </w:r>
    <w:r w:rsidR="004E0B17" w:rsidRPr="00AA46B3">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D0E61" w14:textId="77777777" w:rsidR="004E0B17" w:rsidRDefault="004E0B17" w:rsidP="00FB6901">
    <w:pPr>
      <w:pStyle w:val="Footer"/>
      <w:tabs>
        <w:tab w:val="left" w:pos="131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848F4" w14:textId="77777777" w:rsidR="00EF5A0C" w:rsidRDefault="00EF5A0C">
      <w:r>
        <w:separator/>
      </w:r>
    </w:p>
  </w:footnote>
  <w:footnote w:type="continuationSeparator" w:id="0">
    <w:p w14:paraId="0080A26A" w14:textId="77777777" w:rsidR="00EF5A0C" w:rsidRDefault="00EF5A0C">
      <w:r>
        <w:continuationSeparator/>
      </w:r>
    </w:p>
  </w:footnote>
  <w:footnote w:type="continuationNotice" w:id="1">
    <w:p w14:paraId="6D1DEA49" w14:textId="77777777" w:rsidR="00EF5A0C" w:rsidRDefault="00EF5A0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20A04" w14:textId="4708D6A0" w:rsidR="004E0B17" w:rsidRDefault="000057D4">
    <w:pPr>
      <w:pStyle w:val="Header"/>
    </w:pPr>
    <w:r>
      <w:rPr>
        <w:rFonts w:ascii="Calibri" w:hAnsi="Calibri" w:cs="Calibri"/>
        <w:color w:val="000000"/>
        <w:shd w:val="clear" w:color="auto" w:fill="FFFFFF"/>
      </w:rPr>
      <w:br/>
    </w:r>
    <w:r w:rsidR="004E0B17">
      <w:tab/>
    </w:r>
    <w:r w:rsidR="004E0B1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CEC09" w14:textId="16E1BE80" w:rsidR="004E0B17" w:rsidRPr="00B2713F" w:rsidRDefault="001302CE" w:rsidP="00DF316D">
    <w:pPr>
      <w:pStyle w:val="Footer"/>
      <w:tabs>
        <w:tab w:val="clear" w:pos="4320"/>
        <w:tab w:val="right" w:pos="9360"/>
      </w:tabs>
      <w:ind w:right="357"/>
    </w:pPr>
    <w:r>
      <w:rPr>
        <w:rFonts w:cs="Helvetica"/>
        <w:noProof/>
      </w:rPr>
      <mc:AlternateContent>
        <mc:Choice Requires="wps">
          <w:drawing>
            <wp:anchor distT="45720" distB="45720" distL="114300" distR="114300" simplePos="0" relativeHeight="251655680" behindDoc="0" locked="0" layoutInCell="1" allowOverlap="1" wp14:anchorId="6305A19D" wp14:editId="7AE3F959">
              <wp:simplePos x="0" y="0"/>
              <wp:positionH relativeFrom="margin">
                <wp:posOffset>4021455</wp:posOffset>
              </wp:positionH>
              <wp:positionV relativeFrom="paragraph">
                <wp:posOffset>6985</wp:posOffset>
              </wp:positionV>
              <wp:extent cx="1573530" cy="347980"/>
              <wp:effectExtent l="0" t="0" r="7620" b="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347980"/>
                      </a:xfrm>
                      <a:prstGeom prst="rect">
                        <a:avLst/>
                      </a:prstGeom>
                      <a:solidFill>
                        <a:srgbClr val="FFFFFF"/>
                      </a:solidFill>
                      <a:ln w="9525">
                        <a:solidFill>
                          <a:srgbClr val="FFFFFF"/>
                        </a:solidFill>
                        <a:miter lim="800000"/>
                        <a:headEnd/>
                        <a:tailEnd/>
                      </a:ln>
                    </wps:spPr>
                    <wps:txbx>
                      <w:txbxContent>
                        <w:p w14:paraId="28B18CE9" w14:textId="77777777" w:rsidR="004E0B17" w:rsidRPr="004F0DDD" w:rsidRDefault="004E0B17" w:rsidP="004F0DDD">
                          <w:pPr>
                            <w:jc w:val="right"/>
                            <w:rPr>
                              <w:rFonts w:cs="Helvetica"/>
                              <w:color w:val="808080"/>
                              <w:sz w:val="20"/>
                              <w:lang w:val="fr-CA"/>
                            </w:rPr>
                          </w:pPr>
                          <w:r w:rsidRPr="004F0DDD">
                            <w:rPr>
                              <w:rFonts w:cs="Helvetica"/>
                              <w:color w:val="808080"/>
                              <w:sz w:val="20"/>
                              <w:lang w:val="fr-CA"/>
                            </w:rPr>
                            <w:t xml:space="preserve"> THE EMPLOYMENT</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05A19D" id="_x0000_t202" coordsize="21600,21600" o:spt="202" path="m,l,21600r21600,l21600,xe">
              <v:stroke joinstyle="miter"/>
              <v:path gradientshapeok="t" o:connecttype="rect"/>
            </v:shapetype>
            <v:shape id="Text Box 2" o:spid="_x0000_s1038" type="#_x0000_t202" style="position:absolute;margin-left:316.65pt;margin-top:.55pt;width:123.9pt;height:27.4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txEQIAACcEAAAOAAAAZHJzL2Uyb0RvYy54bWysU9tu2zAMfR+wfxD0vjjXJTHiFF26DAO6&#10;C9DtA2RZjoXJokYpsbOvHyWnadG9FdODQOpySB4ebm761rCTQq/BFnwyGnOmrIRK20PBf/7Yv1tx&#10;5oOwlTBgVcHPyvOb7ds3m87lagoNmEohIxDr884VvAnB5VnmZaNa4UfglKXLGrAVgVw8ZBWKjtBb&#10;k03H4/dZB1g5BKm8p9O74ZJvE35dKxm+1bVXgZmCU24h7Zj2Mu7ZdiPyAwrXaHlJQ7wii1ZoS0Gv&#10;UHciCHZE/Q9UqyWChzqMJLQZ1LWWKtVA1UzGL6p5aIRTqRYix7srTf7/wcqvpwf3HVnoP0BPDUxF&#10;eHcP8pdnFnaNsAd1iwhdo0RFgSeRsqxzPr98jVT73EeQsvsCFTVZHAMkoL7GNrJCdTJCpwacr6Sr&#10;PjAZQy6Ws8WMriTdzebL9Sp1JRP542+HPnxS0LJoFBypqQldnO59iNmI/PFJDObB6GqvjUkOHsqd&#10;QXYSJIB9WqmAF8+MZV3B14vpYiDgFRCtDqRko9uCr8ZxDdqKtH20VdJZENoMNqVs7IXHSN1AYujL&#10;nh5GPkuozsQowqBYmjAyGsA/nHWk1oL730eBijPz2VJX1pP5PMo7OfPFckoOJoeM8vmpsJJgCh44&#10;G8xdGMbh6FAfGooyaMDCLXWx1ongp4wuOZMaE++XyYlyf+6nV0/zvf0LAAD//wMAUEsDBBQABgAI&#10;AAAAIQBbnNvJ3gAAAAgBAAAPAAAAZHJzL2Rvd25yZXYueG1sTI9NT8MwDIbvSPyHyEjcWFrKplKa&#10;ThsSByQm9gH3rPHaQuNUTbZ2/x7vNG62nlevH+fz0bbihL1vHCmIJxEIpNKZhioFX7u3hxSED5qM&#10;bh2hgjN6mBe3N7nOjBtog6dtqASXkM+0gjqELpPSlzVa7SeuQ2J2cL3Vgde+kqbXA5fbVj5G0Uxa&#10;3RBfqHWHrzWWv9ujVZB+vMdPh2oxLL/Xn8ufc7faERml7u/GxQuIgGO4huGiz+pQsNPeHcl40SqY&#10;JUnCUQYxCOZpehn2CqbTZ5BFLv8/UPwBAAD//wMAUEsBAi0AFAAGAAgAAAAhALaDOJL+AAAA4QEA&#10;ABMAAAAAAAAAAAAAAAAAAAAAAFtDb250ZW50X1R5cGVzXS54bWxQSwECLQAUAAYACAAAACEAOP0h&#10;/9YAAACUAQAACwAAAAAAAAAAAAAAAAAvAQAAX3JlbHMvLnJlbHNQSwECLQAUAAYACAAAACEANf07&#10;cRECAAAnBAAADgAAAAAAAAAAAAAAAAAuAgAAZHJzL2Uyb0RvYy54bWxQSwECLQAUAAYACAAAACEA&#10;W5zbyd4AAAAIAQAADwAAAAAAAAAAAAAAAABrBAAAZHJzL2Rvd25yZXYueG1sUEsFBgAAAAAEAAQA&#10;8wAAAHYFAAAAAA==&#10;" strokecolor="white">
              <v:textbox inset=",,0">
                <w:txbxContent>
                  <w:p w14:paraId="28B18CE9" w14:textId="77777777" w:rsidR="004E0B17" w:rsidRPr="004F0DDD" w:rsidRDefault="004E0B17" w:rsidP="004F0DDD">
                    <w:pPr>
                      <w:jc w:val="right"/>
                      <w:rPr>
                        <w:rFonts w:cs="Helvetica"/>
                        <w:color w:val="808080"/>
                        <w:sz w:val="20"/>
                        <w:lang w:val="fr-CA"/>
                      </w:rPr>
                    </w:pPr>
                    <w:r w:rsidRPr="004F0DDD">
                      <w:rPr>
                        <w:rFonts w:cs="Helvetica"/>
                        <w:color w:val="808080"/>
                        <w:sz w:val="20"/>
                        <w:lang w:val="fr-CA"/>
                      </w:rPr>
                      <w:t xml:space="preserve"> THE EMPLOYMENT</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A0FEF" w14:textId="4EC41C56" w:rsidR="004E0B17" w:rsidRPr="00DF316D" w:rsidRDefault="001302CE" w:rsidP="00DF316D">
    <w:pPr>
      <w:pStyle w:val="Footer"/>
      <w:tabs>
        <w:tab w:val="clear" w:pos="4320"/>
        <w:tab w:val="right" w:pos="9360"/>
      </w:tabs>
      <w:ind w:right="360"/>
      <w:rPr>
        <w:rFonts w:cs="Helvetica"/>
      </w:rPr>
    </w:pPr>
    <w:r>
      <w:rPr>
        <w:noProof/>
      </w:rPr>
      <mc:AlternateContent>
        <mc:Choice Requires="wps">
          <w:drawing>
            <wp:anchor distT="45720" distB="45720" distL="114300" distR="114300" simplePos="0" relativeHeight="251658244" behindDoc="0" locked="0" layoutInCell="1" allowOverlap="1" wp14:anchorId="7E700A70" wp14:editId="25BFEBC1">
              <wp:simplePos x="0" y="0"/>
              <wp:positionH relativeFrom="margin">
                <wp:posOffset>2964180</wp:posOffset>
              </wp:positionH>
              <wp:positionV relativeFrom="paragraph">
                <wp:posOffset>1270</wp:posOffset>
              </wp:positionV>
              <wp:extent cx="2614295" cy="347980"/>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347980"/>
                      </a:xfrm>
                      <a:prstGeom prst="rect">
                        <a:avLst/>
                      </a:prstGeom>
                      <a:solidFill>
                        <a:srgbClr val="FFFFFF"/>
                      </a:solidFill>
                      <a:ln w="9525">
                        <a:solidFill>
                          <a:srgbClr val="FFFFFF"/>
                        </a:solidFill>
                        <a:miter lim="800000"/>
                        <a:headEnd/>
                        <a:tailEnd/>
                      </a:ln>
                    </wps:spPr>
                    <wps:txbx>
                      <w:txbxContent>
                        <w:p w14:paraId="5AB0A3A9" w14:textId="77777777" w:rsidR="004E0B17" w:rsidRPr="004F0DDD" w:rsidRDefault="004E0B17" w:rsidP="004F0DDD">
                          <w:pPr>
                            <w:jc w:val="right"/>
                            <w:rPr>
                              <w:rFonts w:cs="Helvetica"/>
                              <w:color w:val="808080"/>
                              <w:sz w:val="20"/>
                            </w:rPr>
                          </w:pPr>
                          <w:r w:rsidRPr="004F0DDD">
                            <w:rPr>
                              <w:rFonts w:cs="Helvetica"/>
                              <w:color w:val="808080"/>
                              <w:sz w:val="20"/>
                            </w:rPr>
                            <w:t xml:space="preserve"> EMPLOYEE BENEFIT PROGRAMS </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700A70" id="_x0000_t202" coordsize="21600,21600" o:spt="202" path="m,l,21600r21600,l21600,xe">
              <v:stroke joinstyle="miter"/>
              <v:path gradientshapeok="t" o:connecttype="rect"/>
            </v:shapetype>
            <v:shape id="_x0000_s1039" type="#_x0000_t202" style="position:absolute;margin-left:233.4pt;margin-top:.1pt;width:205.85pt;height:27.4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6FhFgIAAC4EAAAOAAAAZHJzL2Uyb0RvYy54bWysU9tu2zAMfR+wfxD0vjjxkjYx4hRdugwD&#10;ugvQ7QMUWbaFyaJGKbGzrx8lp2nRvRXTg0DqckgeHq5vhs6wo0KvwZZ8NplypqyEStum5D9/7N4t&#10;OfNB2EoYsKrkJ+X5zebtm3XvCpVDC6ZSyAjE+qJ3JW9DcEWWedmqTvgJOGXpsgbsRCAXm6xC0RN6&#10;Z7J8Or3KesDKIUjlPZ3ejZd8k/DrWsnwra69CsyUnHILace07+OebdaiaFC4VstzGuIVWXRCWwp6&#10;gboTQbAD6n+gOi0RPNRhIqHLoK61VKkGqmY2fVHNQyucSrUQOd5daPL/D1Z+PT6478jC8AEGamAq&#10;wrt7kL88s7BthW3ULSL0rRIVBZ5FyrLe+eL8NVLtCx9B9v0XqKjJ4hAgAQ01dpEVqpMROjXgdCFd&#10;DYFJOsyvZvN8teBM0t37+fVqmbqSieLxt0MfPinoWDRKjtTUhC6O9z7EbETx+CQG82B0tdPGJAeb&#10;/dYgOwoSwC6tVMCLZ8ayvuSrRb4YCXgFRKcDKdnoruTLaVyjtiJtH22VdBaENqNNKRt75jFSN5IY&#10;hv3AdHUmOdK6h+pExCKMwqVBI6MF/MNZT6Ituf99EKg4M58tNWc1m8+jypMzX1zn5GByyNg/PxVW&#10;EkzJA2ejuQ3jVBwc6qalKKMULNxSM2udeH7K6Jw6iTLRfx6gqPrnfnr1NOabvwAAAP//AwBQSwME&#10;FAAGAAgAAAAhACmOFVreAAAABwEAAA8AAABkcnMvZG93bnJldi54bWxMzs1OwzAQBOA7Ut/BWiRu&#10;1GnVhChkU7VIHJBA9AfubrxNQuN1FLtN+vaYEz2uZjXz5cvRtOJCvWssI8ymEQji0uqGK4Sv/etj&#10;CsJ5xVq1lgnhSg6WxeQuV5m2A2/psvOVCCXsMoVQe99lUrqyJqPc1HbEITva3igfzr6SuldDKDet&#10;nEdRIo1qOCzUqqOXmsrT7mwQ0ve32eJYrYb19+Zz/XPtPvbMGvHhflw9g/A0+v9n+OMHOhTBdLBn&#10;1k60CIskCXSPMAcR4vQpjUEcEOI4Alnk8tZf/AIAAP//AwBQSwECLQAUAAYACAAAACEAtoM4kv4A&#10;AADhAQAAEwAAAAAAAAAAAAAAAAAAAAAAW0NvbnRlbnRfVHlwZXNdLnhtbFBLAQItABQABgAIAAAA&#10;IQA4/SH/1gAAAJQBAAALAAAAAAAAAAAAAAAAAC8BAABfcmVscy8ucmVsc1BLAQItABQABgAIAAAA&#10;IQDqA6FhFgIAAC4EAAAOAAAAAAAAAAAAAAAAAC4CAABkcnMvZTJvRG9jLnhtbFBLAQItABQABgAI&#10;AAAAIQApjhVa3gAAAAcBAAAPAAAAAAAAAAAAAAAAAHAEAABkcnMvZG93bnJldi54bWxQSwUGAAAA&#10;AAQABADzAAAAewUAAAAA&#10;" strokecolor="white">
              <v:textbox inset=",,0">
                <w:txbxContent>
                  <w:p w14:paraId="5AB0A3A9" w14:textId="77777777" w:rsidR="004E0B17" w:rsidRPr="004F0DDD" w:rsidRDefault="004E0B17" w:rsidP="004F0DDD">
                    <w:pPr>
                      <w:jc w:val="right"/>
                      <w:rPr>
                        <w:rFonts w:cs="Helvetica"/>
                        <w:color w:val="808080"/>
                        <w:sz w:val="20"/>
                      </w:rPr>
                    </w:pPr>
                    <w:r w:rsidRPr="004F0DDD">
                      <w:rPr>
                        <w:rFonts w:cs="Helvetica"/>
                        <w:color w:val="808080"/>
                        <w:sz w:val="20"/>
                      </w:rPr>
                      <w:t xml:space="preserve"> EMPLOYEE BENEFIT PROGRAMS </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43F1C" w14:textId="10464370" w:rsidR="004E0B17" w:rsidRDefault="001302CE" w:rsidP="00530E34">
    <w:pPr>
      <w:pStyle w:val="Header"/>
    </w:pPr>
    <w:r>
      <w:rPr>
        <w:noProof/>
      </w:rPr>
      <mc:AlternateContent>
        <mc:Choice Requires="wps">
          <w:drawing>
            <wp:anchor distT="45720" distB="45720" distL="114300" distR="114300" simplePos="0" relativeHeight="251658243" behindDoc="0" locked="0" layoutInCell="1" allowOverlap="1" wp14:anchorId="2B4D6D5D" wp14:editId="3BF06457">
              <wp:simplePos x="0" y="0"/>
              <wp:positionH relativeFrom="margin">
                <wp:posOffset>4108450</wp:posOffset>
              </wp:positionH>
              <wp:positionV relativeFrom="paragraph">
                <wp:posOffset>-191135</wp:posOffset>
              </wp:positionV>
              <wp:extent cx="1931670" cy="347980"/>
              <wp:effectExtent l="0" t="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347980"/>
                      </a:xfrm>
                      <a:prstGeom prst="rect">
                        <a:avLst/>
                      </a:prstGeom>
                      <a:solidFill>
                        <a:srgbClr val="FFFFFF"/>
                      </a:solidFill>
                      <a:ln w="9525">
                        <a:solidFill>
                          <a:srgbClr val="FFFFFF"/>
                        </a:solidFill>
                        <a:miter lim="800000"/>
                        <a:headEnd/>
                        <a:tailEnd/>
                      </a:ln>
                    </wps:spPr>
                    <wps:txbx>
                      <w:txbxContent>
                        <w:p w14:paraId="5D21F50A" w14:textId="77777777" w:rsidR="004E0B17" w:rsidRPr="00A12FFC" w:rsidRDefault="004E0B17" w:rsidP="00A12FFC">
                          <w:pPr>
                            <w:rPr>
                              <w:color w:val="808080"/>
                              <w:lang w:val="fr-CA"/>
                            </w:rPr>
                          </w:pPr>
                          <w:r>
                            <w:rPr>
                              <w:color w:val="808080"/>
                              <w:lang w:val="fr-CA"/>
                            </w:rPr>
                            <w:t>TIMEKEEPING /PAYROLL</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4D6D5D" id="_x0000_t202" coordsize="21600,21600" o:spt="202" path="m,l,21600r21600,l21600,xe">
              <v:stroke joinstyle="miter"/>
              <v:path gradientshapeok="t" o:connecttype="rect"/>
            </v:shapetype>
            <v:shape id="_x0000_s1040" type="#_x0000_t202" style="position:absolute;margin-left:323.5pt;margin-top:-15.05pt;width:152.1pt;height:27.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LonFwIAAC4EAAAOAAAAZHJzL2Uyb0RvYy54bWysU9tu2zAMfR+wfxD0vjhJkyYx4hRdugwD&#10;ugvQ7QNkWY6FyaJGKbGzry8lp2nRvRXTg0DqckgeHq5v+tawo0KvwRZ8MhpzpqyEStt9wX/93H1Y&#10;cuaDsJUwYFXBT8rzm837d+vO5WoKDZhKISMQ6/POFbwJweVZ5mWjWuFH4JSlyxqwFYFc3GcVio7Q&#10;W5NNx+PrrAOsHIJU3tPp3XDJNwm/rpUM3+vaq8BMwSm3kHZMexn3bLMW+R6Fa7Q8pyHekEUrtKWg&#10;F6g7EQQ7oP4HqtUSwUMdRhLaDOpaS5VqoGom41fVPDTCqVQLkePdhSb//2Dlt+OD+4Es9B+hpwam&#10;Iry7B/nbMwvbRti9ukWErlGiosCTSFnWOZ+fv0aqfe4jSNl9hYqaLA4BElBfYxtZoToZoVMDThfS&#10;VR+YjCFXV5PrBV1JuruaLVbL1JVM5E+/HfrwWUHLolFwpKYmdHG89yFmI/KnJzGYB6OrnTYmObgv&#10;twbZUZAAdmmlAl49M5Z1BV/Np/OBgDdAtDqQko1uC74cxzVoK9L2yVZJZ0FoM9iUsrFnHiN1A4mh&#10;L3umq4JP499IawnViYhFGIRLg0ZGA/iXs45EW3D/5yBQcWa+WGrOajKbRZUnZzZfTMnB5JBRvjwV&#10;VhJMwQNng7kNw1QcHOp9Q1EGKVi4pWbWOvH8nNE5dRJlov88QFH1L/306nnMN48AAAD//wMAUEsD&#10;BBQABgAIAAAAIQBx3tfC4QAAAAoBAAAPAAAAZHJzL2Rvd25yZXYueG1sTI/NTsMwEITvSLyDtUjc&#10;WichtCVkU7VIHJBAQH/ubrxNAvE6it0mfXvMCY6jGc18ky9H04oz9a6xjBBPIxDEpdUNVwi77fNk&#10;AcJ5xVq1lgnhQg6WxfVVrjJtB/6k88ZXIpSwyxRC7X2XSenKmoxyU9sRB+9oe6N8kH0lda+GUG5a&#10;mUTRTBrVcFioVUdPNZXfm5NBWLy+xOmxWg3r/cf7+uvSvW2ZNeLtzbh6BOFp9H9h+MUP6FAEpoM9&#10;sXaiRZil8/DFI0zuohhESDzcxwmIA0KSzkEWufx/ofgBAAD//wMAUEsBAi0AFAAGAAgAAAAhALaD&#10;OJL+AAAA4QEAABMAAAAAAAAAAAAAAAAAAAAAAFtDb250ZW50X1R5cGVzXS54bWxQSwECLQAUAAYA&#10;CAAAACEAOP0h/9YAAACUAQAACwAAAAAAAAAAAAAAAAAvAQAAX3JlbHMvLnJlbHNQSwECLQAUAAYA&#10;CAAAACEAsWi6JxcCAAAuBAAADgAAAAAAAAAAAAAAAAAuAgAAZHJzL2Uyb0RvYy54bWxQSwECLQAU&#10;AAYACAAAACEAcd7XwuEAAAAKAQAADwAAAAAAAAAAAAAAAABxBAAAZHJzL2Rvd25yZXYueG1sUEsF&#10;BgAAAAAEAAQA8wAAAH8FAAAAAA==&#10;" strokecolor="white">
              <v:textbox inset=",,0">
                <w:txbxContent>
                  <w:p w14:paraId="5D21F50A" w14:textId="77777777" w:rsidR="004E0B17" w:rsidRPr="00A12FFC" w:rsidRDefault="004E0B17" w:rsidP="00A12FFC">
                    <w:pPr>
                      <w:rPr>
                        <w:color w:val="808080"/>
                        <w:lang w:val="fr-CA"/>
                      </w:rPr>
                    </w:pPr>
                    <w:r>
                      <w:rPr>
                        <w:color w:val="808080"/>
                        <w:lang w:val="fr-CA"/>
                      </w:rPr>
                      <w:t>TIMEKEEPING /PAYROLL</w:t>
                    </w:r>
                  </w:p>
                </w:txbxContent>
              </v:textbox>
              <w10:wrap type="square"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33D03" w14:textId="49D3C499" w:rsidR="004E0B17" w:rsidRPr="00EB56BD" w:rsidRDefault="001302CE" w:rsidP="00EB56BD">
    <w:pPr>
      <w:pStyle w:val="Footer"/>
      <w:tabs>
        <w:tab w:val="clear" w:pos="4320"/>
        <w:tab w:val="clear" w:pos="8640"/>
        <w:tab w:val="left" w:pos="1440"/>
      </w:tabs>
      <w:ind w:right="360"/>
      <w:rPr>
        <w:rFonts w:cs="Helvetica"/>
      </w:rPr>
    </w:pPr>
    <w:r>
      <w:rPr>
        <w:rFonts w:cs="Helvetica"/>
        <w:noProof/>
      </w:rPr>
      <mc:AlternateContent>
        <mc:Choice Requires="wps">
          <w:drawing>
            <wp:anchor distT="45720" distB="45720" distL="114300" distR="114300" simplePos="0" relativeHeight="251658245" behindDoc="0" locked="0" layoutInCell="1" allowOverlap="1" wp14:anchorId="54695A3B" wp14:editId="1DF48D0C">
              <wp:simplePos x="0" y="0"/>
              <wp:positionH relativeFrom="margin">
                <wp:posOffset>3580130</wp:posOffset>
              </wp:positionH>
              <wp:positionV relativeFrom="paragraph">
                <wp:posOffset>-29210</wp:posOffset>
              </wp:positionV>
              <wp:extent cx="2021205" cy="347980"/>
              <wp:effectExtent l="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347980"/>
                      </a:xfrm>
                      <a:prstGeom prst="rect">
                        <a:avLst/>
                      </a:prstGeom>
                      <a:solidFill>
                        <a:srgbClr val="FFFFFF"/>
                      </a:solidFill>
                      <a:ln w="9525">
                        <a:solidFill>
                          <a:srgbClr val="FFFFFF"/>
                        </a:solidFill>
                        <a:miter lim="800000"/>
                        <a:headEnd/>
                        <a:tailEnd/>
                      </a:ln>
                    </wps:spPr>
                    <wps:txbx>
                      <w:txbxContent>
                        <w:p w14:paraId="0E7735BA" w14:textId="77777777" w:rsidR="004E0B17" w:rsidRPr="004F0DDD" w:rsidRDefault="004E0B17" w:rsidP="004F0DDD">
                          <w:pPr>
                            <w:jc w:val="right"/>
                            <w:rPr>
                              <w:rFonts w:cs="Helvetica"/>
                              <w:color w:val="808080"/>
                              <w:sz w:val="20"/>
                            </w:rPr>
                          </w:pPr>
                          <w:r w:rsidRPr="004F0DDD">
                            <w:rPr>
                              <w:color w:val="808080"/>
                              <w:sz w:val="20"/>
                            </w:rPr>
                            <w:t xml:space="preserve"> </w:t>
                          </w:r>
                          <w:r w:rsidRPr="004F0DDD">
                            <w:rPr>
                              <w:rFonts w:cs="Helvetica"/>
                              <w:color w:val="808080"/>
                              <w:sz w:val="20"/>
                            </w:rPr>
                            <w:t xml:space="preserve">TIMEKEEPING / PAYROLL </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695A3B" id="_x0000_t202" coordsize="21600,21600" o:spt="202" path="m,l,21600r21600,l21600,xe">
              <v:stroke joinstyle="miter"/>
              <v:path gradientshapeok="t" o:connecttype="rect"/>
            </v:shapetype>
            <v:shape id="_x0000_s1041" type="#_x0000_t202" style="position:absolute;margin-left:281.9pt;margin-top:-2.3pt;width:159.15pt;height:27.4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9bNFwIAAC4EAAAOAAAAZHJzL2Uyb0RvYy54bWysU9tu2zAMfR+wfxD0vtjxkjUx4hRdugwD&#10;ugvQ7QMUWY6FyaJGKbGzry8lp2nRvRXTg0DqckgeHq6uh86wo0KvwVZ8Osk5U1ZCre2+4r9+bt8t&#10;OPNB2FoYsKriJ+X59frtm1XvSlVAC6ZWyAjE+rJ3FW9DcGWWedmqTvgJOGXpsgHsRCAX91mNoif0&#10;zmRFnn/IesDaIUjlPZ3ejpd8nfCbRsnwvWm8CsxUnHILace07+KerVei3KNwrZbnNMQrsuiEthT0&#10;AnUrgmAH1P9AdVoieGjCREKXQdNoqVINVM00f1HNfSucSrUQOd5daPL/D1Z+O967H8jC8BEGamAq&#10;wrs7kL89s7Bphd2rG0ToWyVqCjyNlGW98+X5a6Talz6C7PqvUFOTxSFAAhoa7CIrVCcjdGrA6UK6&#10;GgKTdFjkxbTI55xJuns/u1ouUlcyUT7+dujDZwUdi0bFkZqa0MXxzoeYjSgfn8RgHoyut9qY5OB+&#10;tzHIjoIEsE0rFfDimbGsr/hyXsxHAl4B0elASja6q/gij2vUVqTtk62TzoLQZrQpZWPPPEbqRhLD&#10;sBuYromG+DfSuoP6RMQijMKlQSOjBfzLWU+irbj/cxCoODNfLDVnOZ3NosqTM5tfFeRgcsjYPT8V&#10;VhJMxQNno7kJ41QcHOp9S1FGKVi4oWY2OvH8lNE5dRJlov88QFH1z/306mnM1w8AAAD//wMAUEsD&#10;BBQABgAIAAAAIQDIvTZO3wAAAAkBAAAPAAAAZHJzL2Rvd25yZXYueG1sTI9BT4NAFITvJv6HzTPx&#10;1i5gJYSyNK2JBxONtdX7ln0FKvuWsNtC/73Pkx4nM5n5plhNthMXHHzrSEE8j0AgVc60VCv43D/P&#10;MhA+aDK6c4QKruhhVd7eFDo3bqQPvOxCLbiEfK4VNCH0uZS+atBqP3c9EntHN1gdWA61NIMeudx2&#10;MomiVFrdEi80usenBqvv3dkqyF5f4sWxXo+br+375nTt3/ZERqn7u2m9BBFwCn9h+MVndCiZ6eDO&#10;ZLzoFDymD4weFMwWKQgOZFkSgziwEyUgy0L+f1D+AAAA//8DAFBLAQItABQABgAIAAAAIQC2gziS&#10;/gAAAOEBAAATAAAAAAAAAAAAAAAAAAAAAABbQ29udGVudF9UeXBlc10ueG1sUEsBAi0AFAAGAAgA&#10;AAAhADj9If/WAAAAlAEAAAsAAAAAAAAAAAAAAAAALwEAAF9yZWxzLy5yZWxzUEsBAi0AFAAGAAgA&#10;AAAhAGHv1s0XAgAALgQAAA4AAAAAAAAAAAAAAAAALgIAAGRycy9lMm9Eb2MueG1sUEsBAi0AFAAG&#10;AAgAAAAhAMi9Nk7fAAAACQEAAA8AAAAAAAAAAAAAAAAAcQQAAGRycy9kb3ducmV2LnhtbFBLBQYA&#10;AAAABAAEAPMAAAB9BQAAAAA=&#10;" strokecolor="white">
              <v:textbox inset=",,0">
                <w:txbxContent>
                  <w:p w14:paraId="0E7735BA" w14:textId="77777777" w:rsidR="004E0B17" w:rsidRPr="004F0DDD" w:rsidRDefault="004E0B17" w:rsidP="004F0DDD">
                    <w:pPr>
                      <w:jc w:val="right"/>
                      <w:rPr>
                        <w:rFonts w:cs="Helvetica"/>
                        <w:color w:val="808080"/>
                        <w:sz w:val="20"/>
                      </w:rPr>
                    </w:pPr>
                    <w:r w:rsidRPr="004F0DDD">
                      <w:rPr>
                        <w:color w:val="808080"/>
                        <w:sz w:val="20"/>
                      </w:rPr>
                      <w:t xml:space="preserve"> </w:t>
                    </w:r>
                    <w:r w:rsidRPr="004F0DDD">
                      <w:rPr>
                        <w:rFonts w:cs="Helvetica"/>
                        <w:color w:val="808080"/>
                        <w:sz w:val="20"/>
                      </w:rPr>
                      <w:t xml:space="preserve">TIMEKEEPING / PAYROLL </w:t>
                    </w:r>
                  </w:p>
                </w:txbxContent>
              </v:textbox>
              <w10:wrap type="square"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F29BA" w14:textId="5E481C5A" w:rsidR="004E0B17" w:rsidRPr="00DF316D" w:rsidRDefault="001302CE" w:rsidP="00DF316D">
    <w:pPr>
      <w:pStyle w:val="Footer"/>
      <w:tabs>
        <w:tab w:val="clear" w:pos="4320"/>
        <w:tab w:val="right" w:pos="9360"/>
      </w:tabs>
      <w:ind w:right="360"/>
      <w:rPr>
        <w:rFonts w:cs="Helvetica"/>
      </w:rPr>
    </w:pPr>
    <w:r>
      <w:rPr>
        <w:rFonts w:cs="Helvetica"/>
        <w:noProof/>
      </w:rPr>
      <mc:AlternateContent>
        <mc:Choice Requires="wps">
          <w:drawing>
            <wp:anchor distT="45720" distB="45720" distL="114300" distR="114300" simplePos="0" relativeHeight="251659776" behindDoc="0" locked="0" layoutInCell="1" allowOverlap="1" wp14:anchorId="60F4C8BE" wp14:editId="184D0867">
              <wp:simplePos x="0" y="0"/>
              <wp:positionH relativeFrom="margin">
                <wp:posOffset>2573655</wp:posOffset>
              </wp:positionH>
              <wp:positionV relativeFrom="paragraph">
                <wp:posOffset>-16510</wp:posOffset>
              </wp:positionV>
              <wp:extent cx="3033395" cy="347980"/>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347980"/>
                      </a:xfrm>
                      <a:prstGeom prst="rect">
                        <a:avLst/>
                      </a:prstGeom>
                      <a:solidFill>
                        <a:srgbClr val="FFFFFF"/>
                      </a:solidFill>
                      <a:ln w="9525">
                        <a:solidFill>
                          <a:srgbClr val="FFFFFF"/>
                        </a:solidFill>
                        <a:miter lim="800000"/>
                        <a:headEnd/>
                        <a:tailEnd/>
                      </a:ln>
                    </wps:spPr>
                    <wps:txbx>
                      <w:txbxContent>
                        <w:p w14:paraId="416708B8" w14:textId="77777777" w:rsidR="004E0B17" w:rsidRPr="00DE7ED7" w:rsidRDefault="004E0B17" w:rsidP="007B3584">
                          <w:pPr>
                            <w:rPr>
                              <w:rFonts w:cs="Helvetica"/>
                              <w:color w:val="808080"/>
                              <w:sz w:val="20"/>
                              <w:szCs w:val="20"/>
                            </w:rPr>
                          </w:pPr>
                          <w:r w:rsidRPr="00DE7ED7">
                            <w:rPr>
                              <w:rFonts w:cs="Helvetica"/>
                              <w:color w:val="808080"/>
                              <w:sz w:val="20"/>
                              <w:szCs w:val="20"/>
                            </w:rPr>
                            <w:t>EMPLOYEE CONDUCT &amp; DISCIPLINARY ACTION</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F4C8BE" id="_x0000_t202" coordsize="21600,21600" o:spt="202" path="m,l,21600r21600,l21600,xe">
              <v:stroke joinstyle="miter"/>
              <v:path gradientshapeok="t" o:connecttype="rect"/>
            </v:shapetype>
            <v:shape id="_x0000_s1042" type="#_x0000_t202" style="position:absolute;margin-left:202.65pt;margin-top:-1.3pt;width:238.85pt;height:27.4pt;z-index:25165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qCDFwIAAC4EAAAOAAAAZHJzL2Uyb0RvYy54bWysU9tu2zAMfR+wfxD0vti5rYkRp+jSZRjQ&#10;XYBuHyDLcixMFjVKid19/Sg5TYvurZgeBFKXQ/LwcHM9dIadFHoNtuTTSc6ZshJqbQ8l//lj/27F&#10;mQ/C1sKAVSV/UJ5fb9++2fSuUDNowdQKGYFYX/Su5G0IrsgyL1vVCT8BpyxdNoCdCOTiIatR9ITe&#10;mWyW5++zHrB2CFJ5T6e34yXfJvymUTJ8axqvAjMlp9xC2jHtVdyz7UYUBxSu1fKchnhFFp3QloJe&#10;oG5FEOyI+h+oTksED02YSOgyaBotVaqBqpnmL6q5b4VTqRYix7sLTf7/wcqvp3v3HVkYPsBADUxF&#10;eHcH8pdnFnatsAd1gwh9q0RNgaeRsqx3vjh/jVT7wkeQqv8CNTVZHAMkoKHBLrJCdTJCpwY8XEhX&#10;Q2CSDuf5fD5fLzmTdDdfXK1XqSuZKB5/O/Thk4KORaPkSE1N6OJ050PMRhSPT2IwD0bXe21McvBQ&#10;7QyykyAB7NNKBbx4ZizrS75ezpYjAa+A6HQgJRvdlXyVxzVqK9L20dZJZ0FoM9qUsrFnHiN1I4lh&#10;qAam65Iv499IawX1AxGLMAqXBo2MFvAPZz2JtuT+91Gg4sx8ttSc9XSxiCpPzmJ5NSMHk0NG9fxU&#10;WEkwJQ+cjeYujFNxdKgPLUUZpWDhhprZ6MTzU0bn1EmUif7zAEXVP/fTq6cx3/4FAAD//wMAUEsD&#10;BBQABgAIAAAAIQBLd2Bm4AAAAAkBAAAPAAAAZHJzL2Rvd25yZXYueG1sTI/LbsIwEEX3SP0Hayp1&#10;Bw7hoSjNBAFSF5VaQaHdm3hIUuJxFBsS/r7uql2O5ujec7PVYBpxo87VlhGmkwgEcWF1zSXC5/Fl&#10;nIBwXrFWjWVCuJODVf4wylSqbc8fdDv4UoQQdqlCqLxvUyldUZFRbmJb4vA7284oH86ulLpTfQg3&#10;jYyjaCmNqjk0VKqlbUXF5XA1CMnb63R+Ltf95mu/23zf2/cjs0Z8ehzWzyA8Df4Phl/9oA55cDrZ&#10;K2snGoR5tJgFFGEcL0EEIElmYdwJYRHHIPNM/l+Q/wAAAP//AwBQSwECLQAUAAYACAAAACEAtoM4&#10;kv4AAADhAQAAEwAAAAAAAAAAAAAAAAAAAAAAW0NvbnRlbnRfVHlwZXNdLnhtbFBLAQItABQABgAI&#10;AAAAIQA4/SH/1gAAAJQBAAALAAAAAAAAAAAAAAAAAC8BAABfcmVscy8ucmVsc1BLAQItABQABgAI&#10;AAAAIQCtDqCDFwIAAC4EAAAOAAAAAAAAAAAAAAAAAC4CAABkcnMvZTJvRG9jLnhtbFBLAQItABQA&#10;BgAIAAAAIQBLd2Bm4AAAAAkBAAAPAAAAAAAAAAAAAAAAAHEEAABkcnMvZG93bnJldi54bWxQSwUG&#10;AAAAAAQABADzAAAAfgUAAAAA&#10;" strokecolor="white">
              <v:textbox inset=",,0">
                <w:txbxContent>
                  <w:p w14:paraId="416708B8" w14:textId="77777777" w:rsidR="004E0B17" w:rsidRPr="00DE7ED7" w:rsidRDefault="004E0B17" w:rsidP="007B3584">
                    <w:pPr>
                      <w:rPr>
                        <w:rFonts w:cs="Helvetica"/>
                        <w:color w:val="808080"/>
                        <w:sz w:val="20"/>
                        <w:szCs w:val="20"/>
                      </w:rPr>
                    </w:pPr>
                    <w:r w:rsidRPr="00DE7ED7">
                      <w:rPr>
                        <w:rFonts w:cs="Helvetica"/>
                        <w:color w:val="808080"/>
                        <w:sz w:val="20"/>
                        <w:szCs w:val="20"/>
                      </w:rPr>
                      <w:t>EMPLOYEE CONDUCT &amp; DISCIPLINARY ACTION</w:t>
                    </w:r>
                  </w:p>
                </w:txbxContent>
              </v:textbox>
              <w10:wrap type="square" anchorx="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C2BCD" w14:textId="6CF601AD" w:rsidR="004E0B17" w:rsidRDefault="001302CE" w:rsidP="00530E34">
    <w:pPr>
      <w:pStyle w:val="Header"/>
    </w:pPr>
    <w:r>
      <w:rPr>
        <w:noProof/>
      </w:rPr>
      <mc:AlternateContent>
        <mc:Choice Requires="wps">
          <w:drawing>
            <wp:anchor distT="45720" distB="45720" distL="114300" distR="114300" simplePos="0" relativeHeight="251657728" behindDoc="0" locked="0" layoutInCell="1" allowOverlap="1" wp14:anchorId="29C61204" wp14:editId="306D522B">
              <wp:simplePos x="0" y="0"/>
              <wp:positionH relativeFrom="margin">
                <wp:posOffset>2382520</wp:posOffset>
              </wp:positionH>
              <wp:positionV relativeFrom="paragraph">
                <wp:posOffset>-191135</wp:posOffset>
              </wp:positionV>
              <wp:extent cx="3657600" cy="34798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47980"/>
                      </a:xfrm>
                      <a:prstGeom prst="rect">
                        <a:avLst/>
                      </a:prstGeom>
                      <a:solidFill>
                        <a:srgbClr val="FFFFFF"/>
                      </a:solidFill>
                      <a:ln w="9525">
                        <a:solidFill>
                          <a:srgbClr val="FFFFFF"/>
                        </a:solidFill>
                        <a:miter lim="800000"/>
                        <a:headEnd/>
                        <a:tailEnd/>
                      </a:ln>
                    </wps:spPr>
                    <wps:txbx>
                      <w:txbxContent>
                        <w:p w14:paraId="5C3B48C7" w14:textId="77777777" w:rsidR="004E0B17" w:rsidRPr="00A12FFC" w:rsidRDefault="004E0B17" w:rsidP="00A12FFC">
                          <w:pPr>
                            <w:rPr>
                              <w:color w:val="808080"/>
                              <w:lang w:val="fr-CA"/>
                            </w:rPr>
                          </w:pPr>
                          <w:r>
                            <w:rPr>
                              <w:color w:val="808080"/>
                              <w:lang w:val="fr-CA"/>
                            </w:rPr>
                            <w:t>EMPLOYEE CONDUCT &amp; DISCIPLINARY ACTION</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C61204" id="_x0000_t202" coordsize="21600,21600" o:spt="202" path="m,l,21600r21600,l21600,xe">
              <v:stroke joinstyle="miter"/>
              <v:path gradientshapeok="t" o:connecttype="rect"/>
            </v:shapetype>
            <v:shape id="_x0000_s1043" type="#_x0000_t202" style="position:absolute;margin-left:187.6pt;margin-top:-15.05pt;width:4in;height:27.4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1VGAIAAC4EAAAOAAAAZHJzL2Uyb0RvYy54bWysU9tu2zAMfR+wfxD0vthJkzQx4hRdugwD&#10;ugvQ7QMUWY6FyaJGKbGzry8lp2nRvRXTg0DqckgeHq5u+tawo0KvwZZ8PMo5U1ZCpe2+5L9+bj8s&#10;OPNB2EoYsKrkJ+X5zfr9u1XnCjWBBkylkBGI9UXnSt6E4Ios87JRrfAjcMrSZQ3YikAu7rMKRUfo&#10;rckmeT7POsDKIUjlPZ3eDZd8nfDrWsnwva69CsyUnHILace07+KerVei2KNwjZbnNMQbsmiFthT0&#10;AnUngmAH1P9AtVoieKjDSEKbQV1rqVINVM04f1XNQyOcSrUQOd5daPL/D1Z+Oz64H8hC/xF6amAq&#10;wrt7kL89s7BphN2rW0ToGiUqCjyOlGWd88X5a6TaFz6C7LqvUFGTxSFAAuprbCMrVCcjdGrA6UK6&#10;6gOTdHg1n13Pc7qSdHc1vV4uUlcyUTz9dujDZwUti0bJkZqa0MXx3oeYjSiensRgHoyuttqY5OB+&#10;tzHIjoIEsE0rFfDqmbGsK/lyNpkNBLwBotWBlGx0W/JFHtegrUjbJ1slnQWhzWBTysaeeYzUDSSG&#10;ftczXZV8Hv9GWndQnYhYhEG4NGhkNIB/OetItCX3fw4CFWfmi6XmLMfTaVR5cqaz6wk5mBwydi9P&#10;hZUEU/LA2WBuwjAVB4d631CUQQoWbqmZtU48P2d0Tp1Emeg/D1BU/Us/vXoe8/UjAAAA//8DAFBL&#10;AwQUAAYACAAAACEAjf3k0eEAAAAKAQAADwAAAGRycy9kb3ducmV2LnhtbEyPTU/DMAyG70j8h8hI&#10;3La03cZGaTptSByQmGAf3LPGawuNUzXZ2v17zAmOth+9ft5sOdhGXLDztSMF8TgCgVQ4U1Op4LB/&#10;GS1A+KDJ6MYRKriih2V+e5Pp1LietnjZhVJwCPlUK6hCaFMpfVGh1X7sWiS+nVxndeCxK6XpdM/h&#10;tpFJFD1Iq2viD5Vu8bnC4nt3tgoWb6/x9FSu+vXnx/v669pu9kRGqfu7YfUEIuAQ/mD41Wd1yNnp&#10;6M5kvGgUTOazhFEFo0kUg2DicRbz5qggmc5B5pn8XyH/AQAA//8DAFBLAQItABQABgAIAAAAIQC2&#10;gziS/gAAAOEBAAATAAAAAAAAAAAAAAAAAAAAAABbQ29udGVudF9UeXBlc10ueG1sUEsBAi0AFAAG&#10;AAgAAAAhADj9If/WAAAAlAEAAAsAAAAAAAAAAAAAAAAALwEAAF9yZWxzLy5yZWxzUEsBAi0AFAAG&#10;AAgAAAAhAFUUnVUYAgAALgQAAA4AAAAAAAAAAAAAAAAALgIAAGRycy9lMm9Eb2MueG1sUEsBAi0A&#10;FAAGAAgAAAAhAI395NHhAAAACgEAAA8AAAAAAAAAAAAAAAAAcgQAAGRycy9kb3ducmV2LnhtbFBL&#10;BQYAAAAABAAEAPMAAACABQAAAAA=&#10;" strokecolor="white">
              <v:textbox inset=",,0">
                <w:txbxContent>
                  <w:p w14:paraId="5C3B48C7" w14:textId="77777777" w:rsidR="004E0B17" w:rsidRPr="00A12FFC" w:rsidRDefault="004E0B17" w:rsidP="00A12FFC">
                    <w:pPr>
                      <w:rPr>
                        <w:color w:val="808080"/>
                        <w:lang w:val="fr-CA"/>
                      </w:rPr>
                    </w:pPr>
                    <w:r>
                      <w:rPr>
                        <w:color w:val="808080"/>
                        <w:lang w:val="fr-CA"/>
                      </w:rPr>
                      <w:t>EMPLOYEE CONDUCT &amp; DISCIPLINARY ACTION</w:t>
                    </w:r>
                  </w:p>
                </w:txbxContent>
              </v:textbox>
              <w10:wrap type="square" anchorx="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8C839" w14:textId="05A29EF2" w:rsidR="004E0B17" w:rsidRPr="00DF316D" w:rsidRDefault="001302CE" w:rsidP="00DF316D">
    <w:pPr>
      <w:pStyle w:val="Footer"/>
      <w:tabs>
        <w:tab w:val="clear" w:pos="4320"/>
        <w:tab w:val="right" w:pos="9360"/>
      </w:tabs>
      <w:ind w:right="360"/>
      <w:rPr>
        <w:rFonts w:cs="Helvetica"/>
        <w:szCs w:val="22"/>
      </w:rPr>
    </w:pPr>
    <w:r>
      <w:rPr>
        <w:rFonts w:cs="Helvetica"/>
        <w:noProof/>
        <w:szCs w:val="22"/>
      </w:rPr>
      <mc:AlternateContent>
        <mc:Choice Requires="wps">
          <w:drawing>
            <wp:anchor distT="45720" distB="45720" distL="114300" distR="114300" simplePos="0" relativeHeight="251658248" behindDoc="0" locked="0" layoutInCell="1" allowOverlap="1" wp14:anchorId="2EADF9FF" wp14:editId="6DEF0513">
              <wp:simplePos x="0" y="0"/>
              <wp:positionH relativeFrom="margin">
                <wp:posOffset>3335655</wp:posOffset>
              </wp:positionH>
              <wp:positionV relativeFrom="paragraph">
                <wp:posOffset>-31750</wp:posOffset>
              </wp:positionV>
              <wp:extent cx="2295525" cy="347980"/>
              <wp:effectExtent l="0" t="0" r="9525"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347980"/>
                      </a:xfrm>
                      <a:prstGeom prst="rect">
                        <a:avLst/>
                      </a:prstGeom>
                      <a:solidFill>
                        <a:srgbClr val="FFFFFF"/>
                      </a:solidFill>
                      <a:ln w="9525">
                        <a:solidFill>
                          <a:srgbClr val="FFFFFF"/>
                        </a:solidFill>
                        <a:miter lim="800000"/>
                        <a:headEnd/>
                        <a:tailEnd/>
                      </a:ln>
                    </wps:spPr>
                    <wps:txbx>
                      <w:txbxContent>
                        <w:p w14:paraId="395A4528" w14:textId="77777777" w:rsidR="004E0B17" w:rsidRPr="00DE7ED7" w:rsidRDefault="004E0B17" w:rsidP="00135EC6">
                          <w:pPr>
                            <w:rPr>
                              <w:rFonts w:cs="Helvetica"/>
                              <w:color w:val="808080"/>
                              <w:sz w:val="20"/>
                              <w:szCs w:val="20"/>
                              <w:lang w:val="fr-CA"/>
                            </w:rPr>
                          </w:pPr>
                          <w:r w:rsidRPr="00DE7ED7">
                            <w:rPr>
                              <w:rFonts w:cs="Helvetica"/>
                              <w:color w:val="808080"/>
                              <w:sz w:val="20"/>
                              <w:szCs w:val="20"/>
                              <w:lang w:val="fr-CA"/>
                            </w:rPr>
                            <w:t>ACKNOWLEDGEMENT OF RECEIPT</w:t>
                          </w:r>
                        </w:p>
                      </w:txbxContent>
                    </wps:txbx>
                    <wps:bodyPr rot="0" vert="horz" wrap="square" lIns="9144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ADF9FF" id="_x0000_t202" coordsize="21600,21600" o:spt="202" path="m,l,21600r21600,l21600,xe">
              <v:stroke joinstyle="miter"/>
              <v:path gradientshapeok="t" o:connecttype="rect"/>
            </v:shapetype>
            <v:shape id="_x0000_s1044" type="#_x0000_t202" style="position:absolute;margin-left:262.65pt;margin-top:-2.5pt;width:180.75pt;height:27.4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4uFQIAAC4EAAAOAAAAZHJzL2Uyb0RvYy54bWysU9tu2zAMfR+wfxD0vjjxkjUx4hRdugwD&#10;ugvQ7QNkWY6FyaJGKbGzry8lp2nRvRXTg0DqckgeHq6vh86wo0KvwZZ8NplypqyEWtt9yX/93L1b&#10;cuaDsLUwYFXJT8rz683bN+veFSqHFkytkBGI9UXvSt6G4Ios87JVnfATcMrSZQPYiUAu7rMaRU/o&#10;ncny6fRD1gPWDkEq7+n0drzkm4TfNEqG703jVWCm5JRbSDumvYp7tlmLYo/CtVqe0xCvyKIT2lLQ&#10;C9StCIIdUP8D1WmJ4KEJEwldBk2jpUo1UDWz6Ytq7lvhVKqFyPHuQpP/f7Dy2/He/UAWho8wUANT&#10;Ed7dgfztmYVtK+xe3SBC3ypRU+BZpCzrnS/OXyPVvvARpOq/Qk1NFocACWhosIusUJ2M0KkBpwvp&#10;aghM0mGerxaLfMGZpLv386vVMnUlE8Xjb4c+fFbQsWiUHKmpCV0c73yI2Yji8UkM5sHoeqeNSQ7u&#10;q61BdhQkgF1aqYAXz4xlfclXMY/XQnQ6kJKN7kq+nMY1aivS9snWSWdBaDPalLKxZx4jdSOJYagG&#10;puuSX8W/kdYK6hMRizAKlwaNjBbwL2c9ibbk/s9BoOLMfLHUnNVsPo8qT858cZWTg8kho3p+Kqwk&#10;mJIHzkZzG8apODjU+5aijFKwcEPNbHTi+Smjc+okykT/eYCi6p/76dXTmG8eAAAA//8DAFBLAwQU&#10;AAYACAAAACEAWgklGN8AAAAJAQAADwAAAGRycy9kb3ducmV2LnhtbEyPwU7DMBBE70j8g7VI3Fqn&#10;palMiFO1SByQQIUW7m68TQLxOordJv17lhMcVzuaeS9fja4VZ+xD40nDbJqAQCq9bajS8LF/migQ&#10;IRqypvWEGi4YYFVcX+Ums36gdzzvYiW4hEJmNNQxdpmUoazRmTD1HRL/jr53JvLZV9L2ZuBy18p5&#10;kiylMw3xQm06fKyx/N6dnAb18jxbHKv1sPl8226+Lt3rnshqfXszrh9ARBzjXxh+8RkdCmY6+BPZ&#10;IFoN6Ty946iGScpOHFBqyS4HDYt7BbLI5X+D4gcAAP//AwBQSwECLQAUAAYACAAAACEAtoM4kv4A&#10;AADhAQAAEwAAAAAAAAAAAAAAAAAAAAAAW0NvbnRlbnRfVHlwZXNdLnhtbFBLAQItABQABgAIAAAA&#10;IQA4/SH/1gAAAJQBAAALAAAAAAAAAAAAAAAAAC8BAABfcmVscy8ucmVsc1BLAQItABQABgAIAAAA&#10;IQDS6S4uFQIAAC4EAAAOAAAAAAAAAAAAAAAAAC4CAABkcnMvZTJvRG9jLnhtbFBLAQItABQABgAI&#10;AAAAIQBaCSUY3wAAAAkBAAAPAAAAAAAAAAAAAAAAAG8EAABkcnMvZG93bnJldi54bWxQSwUGAAAA&#10;AAQABADzAAAAewUAAAAA&#10;" strokecolor="white">
              <v:textbox inset=",,0">
                <w:txbxContent>
                  <w:p w14:paraId="395A4528" w14:textId="77777777" w:rsidR="004E0B17" w:rsidRPr="00DE7ED7" w:rsidRDefault="004E0B17" w:rsidP="00135EC6">
                    <w:pPr>
                      <w:rPr>
                        <w:rFonts w:cs="Helvetica"/>
                        <w:color w:val="808080"/>
                        <w:sz w:val="20"/>
                        <w:szCs w:val="20"/>
                        <w:lang w:val="fr-CA"/>
                      </w:rPr>
                    </w:pPr>
                    <w:r w:rsidRPr="00DE7ED7">
                      <w:rPr>
                        <w:rFonts w:cs="Helvetica"/>
                        <w:color w:val="808080"/>
                        <w:sz w:val="20"/>
                        <w:szCs w:val="20"/>
                        <w:lang w:val="fr-CA"/>
                      </w:rPr>
                      <w:t>ACKNOWLEDGEMENT OF RECEIPT</w:t>
                    </w:r>
                  </w:p>
                </w:txbxContent>
              </v:textbox>
              <w10:wrap type="square" anchorx="margin"/>
            </v:shape>
          </w:pict>
        </mc:Fallback>
      </mc:AlternateContent>
    </w:r>
    <w:r w:rsidR="004E0B17" w:rsidRPr="00DF316D">
      <w:rPr>
        <w:rFonts w:cs="Helvetica"/>
        <w:color w:val="FFFFFF"/>
        <w:szCs w:val="22"/>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52114"/>
    <w:multiLevelType w:val="hybridMultilevel"/>
    <w:tmpl w:val="75EA1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01BA9"/>
    <w:multiLevelType w:val="hybridMultilevel"/>
    <w:tmpl w:val="17465876"/>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C4D1A2C"/>
    <w:multiLevelType w:val="hybridMultilevel"/>
    <w:tmpl w:val="78E69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1474E9"/>
    <w:multiLevelType w:val="hybridMultilevel"/>
    <w:tmpl w:val="B8B81F6C"/>
    <w:lvl w:ilvl="0" w:tplc="08090001">
      <w:start w:val="1"/>
      <w:numFmt w:val="bullet"/>
      <w:lvlText w:val=""/>
      <w:lvlJc w:val="left"/>
      <w:pPr>
        <w:ind w:left="720" w:hanging="720"/>
      </w:pPr>
      <w:rPr>
        <w:rFonts w:ascii="Symbol" w:hAnsi="Symbol"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EF31F6"/>
    <w:multiLevelType w:val="hybridMultilevel"/>
    <w:tmpl w:val="C6182B20"/>
    <w:lvl w:ilvl="0" w:tplc="0C3CBC82">
      <w:start w:val="1"/>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63F2FB0"/>
    <w:multiLevelType w:val="multilevel"/>
    <w:tmpl w:val="778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4A4C"/>
    <w:multiLevelType w:val="hybridMultilevel"/>
    <w:tmpl w:val="20D6FAE4"/>
    <w:lvl w:ilvl="0" w:tplc="0C3CBC82">
      <w:start w:val="1"/>
      <w:numFmt w:val="bullet"/>
      <w:lvlText w:val=""/>
      <w:lvlJc w:val="left"/>
      <w:pPr>
        <w:tabs>
          <w:tab w:val="num" w:pos="1221"/>
        </w:tabs>
        <w:ind w:left="1221" w:hanging="360"/>
      </w:pPr>
      <w:rPr>
        <w:rFonts w:ascii="Symbol" w:eastAsia="Times New Roman" w:hAnsi="Symbol" w:hint="default"/>
      </w:rPr>
    </w:lvl>
    <w:lvl w:ilvl="1" w:tplc="04090003">
      <w:start w:val="1"/>
      <w:numFmt w:val="bullet"/>
      <w:lvlText w:val="o"/>
      <w:lvlJc w:val="left"/>
      <w:pPr>
        <w:tabs>
          <w:tab w:val="num" w:pos="1869"/>
        </w:tabs>
        <w:ind w:left="1869" w:hanging="360"/>
      </w:pPr>
      <w:rPr>
        <w:rFonts w:ascii="Courier New" w:hAnsi="Courier New" w:cs="Courier New" w:hint="default"/>
      </w:rPr>
    </w:lvl>
    <w:lvl w:ilvl="2" w:tplc="04090005">
      <w:start w:val="1"/>
      <w:numFmt w:val="bullet"/>
      <w:lvlText w:val=""/>
      <w:lvlJc w:val="left"/>
      <w:pPr>
        <w:tabs>
          <w:tab w:val="num" w:pos="2589"/>
        </w:tabs>
        <w:ind w:left="2589" w:hanging="360"/>
      </w:pPr>
      <w:rPr>
        <w:rFonts w:ascii="Wingdings" w:hAnsi="Wingdings" w:cs="Wingdings" w:hint="default"/>
      </w:rPr>
    </w:lvl>
    <w:lvl w:ilvl="3" w:tplc="04090001">
      <w:start w:val="1"/>
      <w:numFmt w:val="bullet"/>
      <w:lvlText w:val=""/>
      <w:lvlJc w:val="left"/>
      <w:pPr>
        <w:tabs>
          <w:tab w:val="num" w:pos="3309"/>
        </w:tabs>
        <w:ind w:left="3309" w:hanging="360"/>
      </w:pPr>
      <w:rPr>
        <w:rFonts w:ascii="Symbol" w:hAnsi="Symbol" w:cs="Symbol" w:hint="default"/>
      </w:rPr>
    </w:lvl>
    <w:lvl w:ilvl="4" w:tplc="04090003">
      <w:start w:val="1"/>
      <w:numFmt w:val="bullet"/>
      <w:lvlText w:val="o"/>
      <w:lvlJc w:val="left"/>
      <w:pPr>
        <w:tabs>
          <w:tab w:val="num" w:pos="4029"/>
        </w:tabs>
        <w:ind w:left="4029" w:hanging="360"/>
      </w:pPr>
      <w:rPr>
        <w:rFonts w:ascii="Courier New" w:hAnsi="Courier New" w:cs="Courier New" w:hint="default"/>
      </w:rPr>
    </w:lvl>
    <w:lvl w:ilvl="5" w:tplc="04090005">
      <w:start w:val="1"/>
      <w:numFmt w:val="bullet"/>
      <w:lvlText w:val=""/>
      <w:lvlJc w:val="left"/>
      <w:pPr>
        <w:tabs>
          <w:tab w:val="num" w:pos="4749"/>
        </w:tabs>
        <w:ind w:left="4749" w:hanging="360"/>
      </w:pPr>
      <w:rPr>
        <w:rFonts w:ascii="Wingdings" w:hAnsi="Wingdings" w:cs="Wingdings" w:hint="default"/>
      </w:rPr>
    </w:lvl>
    <w:lvl w:ilvl="6" w:tplc="04090001">
      <w:start w:val="1"/>
      <w:numFmt w:val="bullet"/>
      <w:lvlText w:val=""/>
      <w:lvlJc w:val="left"/>
      <w:pPr>
        <w:tabs>
          <w:tab w:val="num" w:pos="5469"/>
        </w:tabs>
        <w:ind w:left="5469" w:hanging="360"/>
      </w:pPr>
      <w:rPr>
        <w:rFonts w:ascii="Symbol" w:hAnsi="Symbol" w:cs="Symbol" w:hint="default"/>
      </w:rPr>
    </w:lvl>
    <w:lvl w:ilvl="7" w:tplc="04090003">
      <w:start w:val="1"/>
      <w:numFmt w:val="bullet"/>
      <w:lvlText w:val="o"/>
      <w:lvlJc w:val="left"/>
      <w:pPr>
        <w:tabs>
          <w:tab w:val="num" w:pos="6189"/>
        </w:tabs>
        <w:ind w:left="6189" w:hanging="360"/>
      </w:pPr>
      <w:rPr>
        <w:rFonts w:ascii="Courier New" w:hAnsi="Courier New" w:cs="Courier New" w:hint="default"/>
      </w:rPr>
    </w:lvl>
    <w:lvl w:ilvl="8" w:tplc="04090005">
      <w:start w:val="1"/>
      <w:numFmt w:val="bullet"/>
      <w:lvlText w:val=""/>
      <w:lvlJc w:val="left"/>
      <w:pPr>
        <w:tabs>
          <w:tab w:val="num" w:pos="6909"/>
        </w:tabs>
        <w:ind w:left="6909" w:hanging="360"/>
      </w:pPr>
      <w:rPr>
        <w:rFonts w:ascii="Wingdings" w:hAnsi="Wingdings" w:cs="Wingdings" w:hint="default"/>
      </w:rPr>
    </w:lvl>
  </w:abstractNum>
  <w:abstractNum w:abstractNumId="7" w15:restartNumberingAfterBreak="0">
    <w:nsid w:val="1BC4607A"/>
    <w:multiLevelType w:val="hybridMultilevel"/>
    <w:tmpl w:val="6304173E"/>
    <w:lvl w:ilvl="0" w:tplc="18F0F118">
      <w:start w:val="1"/>
      <w:numFmt w:val="lowerLetter"/>
      <w:lvlText w:val="%1)"/>
      <w:lvlJc w:val="left"/>
      <w:pPr>
        <w:tabs>
          <w:tab w:val="num" w:pos="720"/>
        </w:tabs>
        <w:ind w:left="720" w:hanging="360"/>
      </w:pPr>
      <w:rPr>
        <w:rFonts w:ascii="Helvetica" w:hAnsi="Helvetica" w:cs="Helvetica" w:hint="default"/>
        <w:sz w:val="22"/>
        <w:szCs w:val="22"/>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8" w15:restartNumberingAfterBreak="0">
    <w:nsid w:val="1BE307F5"/>
    <w:multiLevelType w:val="hybridMultilevel"/>
    <w:tmpl w:val="FBB04334"/>
    <w:lvl w:ilvl="0" w:tplc="36E0B1EA">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DC7247C"/>
    <w:multiLevelType w:val="hybridMultilevel"/>
    <w:tmpl w:val="8E4EE472"/>
    <w:lvl w:ilvl="0" w:tplc="653E7DDA">
      <w:start w:val="1"/>
      <w:numFmt w:val="lowerLetter"/>
      <w:lvlText w:val="%1)"/>
      <w:lvlJc w:val="left"/>
      <w:pPr>
        <w:tabs>
          <w:tab w:val="num" w:pos="720"/>
        </w:tabs>
        <w:ind w:left="720" w:hanging="360"/>
      </w:pPr>
      <w:rPr>
        <w:rFonts w:ascii="Helvetica" w:hAnsi="Helvetica" w:cs="Helvetica" w:hint="default"/>
        <w:sz w:val="22"/>
        <w:szCs w:val="22"/>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0" w15:restartNumberingAfterBreak="0">
    <w:nsid w:val="21F85262"/>
    <w:multiLevelType w:val="multilevel"/>
    <w:tmpl w:val="FFFFFFFF"/>
    <w:lvl w:ilvl="0">
      <w:start w:val="1"/>
      <w:numFmt w:val="bullet"/>
      <w:lvlText w:val=""/>
      <w:lvlJc w:val="left"/>
      <w:pPr>
        <w:tabs>
          <w:tab w:val="num" w:pos="720"/>
        </w:tabs>
        <w:ind w:left="720" w:hanging="360"/>
      </w:pPr>
      <w:rPr>
        <w:rFonts w:ascii="Symbol" w:eastAsia="Times New Roman" w:hAnsi="Symbol" w:hint="default"/>
        <w:b w:val="0"/>
        <w:i w:val="0"/>
        <w:strike w:val="0"/>
        <w:color w:val="auto"/>
        <w:position w:val="0"/>
        <w:sz w:val="20"/>
        <w:u w:val="none"/>
      </w:rPr>
    </w:lvl>
    <w:lvl w:ilvl="1">
      <w:start w:val="1"/>
      <w:numFmt w:val="bullet"/>
      <w:lvlText w:val=""/>
      <w:lvlJc w:val="left"/>
      <w:pPr>
        <w:tabs>
          <w:tab w:val="num" w:pos="1440"/>
        </w:tabs>
        <w:ind w:left="1440" w:hanging="360"/>
      </w:pPr>
      <w:rPr>
        <w:rFonts w:ascii="Symbol" w:eastAsia="Times New Roman" w:hAnsi="Symbol" w:hint="default"/>
        <w:b w:val="0"/>
        <w:i w:val="0"/>
        <w:strike w:val="0"/>
        <w:color w:val="auto"/>
        <w:position w:val="0"/>
        <w:sz w:val="20"/>
        <w:u w:val="none"/>
      </w:rPr>
    </w:lvl>
    <w:lvl w:ilvl="2">
      <w:start w:val="1"/>
      <w:numFmt w:val="bullet"/>
      <w:lvlText w:val=""/>
      <w:lvlJc w:val="left"/>
      <w:pPr>
        <w:tabs>
          <w:tab w:val="num" w:pos="1080"/>
        </w:tabs>
        <w:ind w:left="1080" w:hanging="360"/>
      </w:pPr>
    </w:lvl>
    <w:lvl w:ilvl="3">
      <w:start w:val="1"/>
      <w:numFmt w:val="bullet"/>
      <w:lvlText w:val=""/>
      <w:lvlJc w:val="left"/>
      <w:pPr>
        <w:tabs>
          <w:tab w:val="num" w:pos="1440"/>
        </w:tabs>
        <w:ind w:left="1440" w:hanging="360"/>
      </w:pPr>
    </w:lvl>
    <w:lvl w:ilvl="4">
      <w:start w:val="1"/>
      <w:numFmt w:val="bullet"/>
      <w:lvlText w:val=""/>
      <w:lvlJc w:val="left"/>
      <w:pPr>
        <w:tabs>
          <w:tab w:val="num" w:pos="1800"/>
        </w:tabs>
        <w:ind w:left="1800" w:hanging="360"/>
      </w:pPr>
    </w:lvl>
    <w:lvl w:ilvl="5">
      <w:start w:val="1"/>
      <w:numFmt w:val="bullet"/>
      <w:lvlText w:val=""/>
      <w:lvlJc w:val="left"/>
      <w:pPr>
        <w:tabs>
          <w:tab w:val="num" w:pos="2160"/>
        </w:tabs>
        <w:ind w:left="2160" w:hanging="360"/>
      </w:pPr>
    </w:lvl>
    <w:lvl w:ilvl="6">
      <w:start w:val="1"/>
      <w:numFmt w:val="bullet"/>
      <w:lvlText w:val=""/>
      <w:lvlJc w:val="left"/>
      <w:pPr>
        <w:tabs>
          <w:tab w:val="num" w:pos="2520"/>
        </w:tabs>
        <w:ind w:left="2520" w:hanging="360"/>
      </w:pPr>
    </w:lvl>
    <w:lvl w:ilvl="7">
      <w:start w:val="1"/>
      <w:numFmt w:val="bullet"/>
      <w:lvlText w:val=""/>
      <w:lvlJc w:val="left"/>
      <w:pPr>
        <w:tabs>
          <w:tab w:val="num" w:pos="2880"/>
        </w:tabs>
        <w:ind w:left="2880" w:hanging="360"/>
      </w:pPr>
    </w:lvl>
    <w:lvl w:ilvl="8">
      <w:start w:val="1"/>
      <w:numFmt w:val="bullet"/>
      <w:lvlText w:val=""/>
      <w:lvlJc w:val="left"/>
      <w:pPr>
        <w:tabs>
          <w:tab w:val="num" w:pos="3240"/>
        </w:tabs>
        <w:ind w:left="3240" w:hanging="360"/>
      </w:pPr>
    </w:lvl>
  </w:abstractNum>
  <w:abstractNum w:abstractNumId="11" w15:restartNumberingAfterBreak="0">
    <w:nsid w:val="313F7AFD"/>
    <w:multiLevelType w:val="hybridMultilevel"/>
    <w:tmpl w:val="20D63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D747AE"/>
    <w:multiLevelType w:val="hybridMultilevel"/>
    <w:tmpl w:val="64E40478"/>
    <w:lvl w:ilvl="0" w:tplc="F0BAA116">
      <w:start w:val="1"/>
      <w:numFmt w:val="bullet"/>
      <w:lvlText w:val=""/>
      <w:lvlJc w:val="left"/>
      <w:pPr>
        <w:tabs>
          <w:tab w:val="num" w:pos="720"/>
        </w:tabs>
        <w:ind w:left="720" w:hanging="360"/>
      </w:pPr>
      <w:rPr>
        <w:rFonts w:ascii="Symbol" w:hAnsi="Symbol" w:hint="default"/>
        <w:sz w:val="20"/>
      </w:rPr>
    </w:lvl>
    <w:lvl w:ilvl="1" w:tplc="401A94A6" w:tentative="1">
      <w:start w:val="1"/>
      <w:numFmt w:val="bullet"/>
      <w:lvlText w:val="o"/>
      <w:lvlJc w:val="left"/>
      <w:pPr>
        <w:tabs>
          <w:tab w:val="num" w:pos="1440"/>
        </w:tabs>
        <w:ind w:left="1440" w:hanging="360"/>
      </w:pPr>
      <w:rPr>
        <w:rFonts w:ascii="Courier New" w:hAnsi="Courier New" w:hint="default"/>
        <w:sz w:val="20"/>
      </w:rPr>
    </w:lvl>
    <w:lvl w:ilvl="2" w:tplc="3FC4AAC6" w:tentative="1">
      <w:start w:val="1"/>
      <w:numFmt w:val="bullet"/>
      <w:lvlText w:val=""/>
      <w:lvlJc w:val="left"/>
      <w:pPr>
        <w:tabs>
          <w:tab w:val="num" w:pos="2160"/>
        </w:tabs>
        <w:ind w:left="2160" w:hanging="360"/>
      </w:pPr>
      <w:rPr>
        <w:rFonts w:ascii="Wingdings" w:hAnsi="Wingdings" w:hint="default"/>
        <w:sz w:val="20"/>
      </w:rPr>
    </w:lvl>
    <w:lvl w:ilvl="3" w:tplc="FD589F8A" w:tentative="1">
      <w:start w:val="1"/>
      <w:numFmt w:val="bullet"/>
      <w:lvlText w:val=""/>
      <w:lvlJc w:val="left"/>
      <w:pPr>
        <w:tabs>
          <w:tab w:val="num" w:pos="2880"/>
        </w:tabs>
        <w:ind w:left="2880" w:hanging="360"/>
      </w:pPr>
      <w:rPr>
        <w:rFonts w:ascii="Wingdings" w:hAnsi="Wingdings" w:hint="default"/>
        <w:sz w:val="20"/>
      </w:rPr>
    </w:lvl>
    <w:lvl w:ilvl="4" w:tplc="DEC85A04" w:tentative="1">
      <w:start w:val="1"/>
      <w:numFmt w:val="bullet"/>
      <w:lvlText w:val=""/>
      <w:lvlJc w:val="left"/>
      <w:pPr>
        <w:tabs>
          <w:tab w:val="num" w:pos="3600"/>
        </w:tabs>
        <w:ind w:left="3600" w:hanging="360"/>
      </w:pPr>
      <w:rPr>
        <w:rFonts w:ascii="Wingdings" w:hAnsi="Wingdings" w:hint="default"/>
        <w:sz w:val="20"/>
      </w:rPr>
    </w:lvl>
    <w:lvl w:ilvl="5" w:tplc="BE08E7E4" w:tentative="1">
      <w:start w:val="1"/>
      <w:numFmt w:val="bullet"/>
      <w:lvlText w:val=""/>
      <w:lvlJc w:val="left"/>
      <w:pPr>
        <w:tabs>
          <w:tab w:val="num" w:pos="4320"/>
        </w:tabs>
        <w:ind w:left="4320" w:hanging="360"/>
      </w:pPr>
      <w:rPr>
        <w:rFonts w:ascii="Wingdings" w:hAnsi="Wingdings" w:hint="default"/>
        <w:sz w:val="20"/>
      </w:rPr>
    </w:lvl>
    <w:lvl w:ilvl="6" w:tplc="BC382A70" w:tentative="1">
      <w:start w:val="1"/>
      <w:numFmt w:val="bullet"/>
      <w:lvlText w:val=""/>
      <w:lvlJc w:val="left"/>
      <w:pPr>
        <w:tabs>
          <w:tab w:val="num" w:pos="5040"/>
        </w:tabs>
        <w:ind w:left="5040" w:hanging="360"/>
      </w:pPr>
      <w:rPr>
        <w:rFonts w:ascii="Wingdings" w:hAnsi="Wingdings" w:hint="default"/>
        <w:sz w:val="20"/>
      </w:rPr>
    </w:lvl>
    <w:lvl w:ilvl="7" w:tplc="6F0A5450" w:tentative="1">
      <w:start w:val="1"/>
      <w:numFmt w:val="bullet"/>
      <w:lvlText w:val=""/>
      <w:lvlJc w:val="left"/>
      <w:pPr>
        <w:tabs>
          <w:tab w:val="num" w:pos="5760"/>
        </w:tabs>
        <w:ind w:left="5760" w:hanging="360"/>
      </w:pPr>
      <w:rPr>
        <w:rFonts w:ascii="Wingdings" w:hAnsi="Wingdings" w:hint="default"/>
        <w:sz w:val="20"/>
      </w:rPr>
    </w:lvl>
    <w:lvl w:ilvl="8" w:tplc="D57ED13C"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87A00"/>
    <w:multiLevelType w:val="hybridMultilevel"/>
    <w:tmpl w:val="C6AEBD48"/>
    <w:lvl w:ilvl="0" w:tplc="A678B31C">
      <w:start w:val="1"/>
      <w:numFmt w:val="lowerRoman"/>
      <w:pStyle w:val="Subtitle"/>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44172F"/>
    <w:multiLevelType w:val="hybridMultilevel"/>
    <w:tmpl w:val="CF8A61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1B910D9"/>
    <w:multiLevelType w:val="hybridMultilevel"/>
    <w:tmpl w:val="E15897F0"/>
    <w:lvl w:ilvl="0" w:tplc="9F4A8668">
      <w:start w:val="1"/>
      <w:numFmt w:val="bullet"/>
      <w:lvlText w:val=""/>
      <w:lvlJc w:val="left"/>
      <w:pPr>
        <w:tabs>
          <w:tab w:val="num" w:pos="795"/>
        </w:tabs>
        <w:ind w:left="795" w:hanging="360"/>
      </w:pPr>
      <w:rPr>
        <w:rFonts w:ascii="Symbol" w:eastAsia="Times New Roman" w:hAnsi="Symbol"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cs="Wingdings" w:hint="default"/>
      </w:rPr>
    </w:lvl>
    <w:lvl w:ilvl="3" w:tplc="04090001">
      <w:start w:val="1"/>
      <w:numFmt w:val="bullet"/>
      <w:lvlText w:val=""/>
      <w:lvlJc w:val="left"/>
      <w:pPr>
        <w:tabs>
          <w:tab w:val="num" w:pos="2955"/>
        </w:tabs>
        <w:ind w:left="2955" w:hanging="360"/>
      </w:pPr>
      <w:rPr>
        <w:rFonts w:ascii="Symbol" w:hAnsi="Symbol" w:cs="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cs="Wingdings" w:hint="default"/>
      </w:rPr>
    </w:lvl>
    <w:lvl w:ilvl="6" w:tplc="04090001">
      <w:start w:val="1"/>
      <w:numFmt w:val="bullet"/>
      <w:lvlText w:val=""/>
      <w:lvlJc w:val="left"/>
      <w:pPr>
        <w:tabs>
          <w:tab w:val="num" w:pos="5115"/>
        </w:tabs>
        <w:ind w:left="5115" w:hanging="360"/>
      </w:pPr>
      <w:rPr>
        <w:rFonts w:ascii="Symbol" w:hAnsi="Symbol" w:cs="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cs="Wingdings" w:hint="default"/>
      </w:rPr>
    </w:lvl>
  </w:abstractNum>
  <w:abstractNum w:abstractNumId="16" w15:restartNumberingAfterBreak="0">
    <w:nsid w:val="42950E78"/>
    <w:multiLevelType w:val="hybridMultilevel"/>
    <w:tmpl w:val="79E834A4"/>
    <w:lvl w:ilvl="0" w:tplc="0D9096A8">
      <w:start w:val="1"/>
      <w:numFmt w:val="bullet"/>
      <w:lvlText w:val=""/>
      <w:legacy w:legacy="1" w:legacySpace="0" w:legacyIndent="360"/>
      <w:lvlJc w:val="left"/>
      <w:pPr>
        <w:ind w:left="720" w:hanging="360"/>
      </w:pPr>
      <w:rPr>
        <w:rFonts w:ascii="Wingdings" w:hAnsi="Wingdings" w:cs="Wingdings" w:hint="default"/>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490519CC"/>
    <w:multiLevelType w:val="hybridMultilevel"/>
    <w:tmpl w:val="5A1C81CE"/>
    <w:lvl w:ilvl="0" w:tplc="18DE7D54">
      <w:start w:val="1"/>
      <w:numFmt w:val="lowerLetter"/>
      <w:lvlText w:val="%1)"/>
      <w:lvlJc w:val="left"/>
      <w:pPr>
        <w:tabs>
          <w:tab w:val="num" w:pos="720"/>
        </w:tabs>
        <w:ind w:left="720" w:hanging="360"/>
      </w:pPr>
      <w:rPr>
        <w:rFonts w:ascii="Helvetica" w:hAnsi="Helvetica" w:cs="Helvetica" w:hint="default"/>
        <w:sz w:val="22"/>
        <w:szCs w:val="22"/>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8" w15:restartNumberingAfterBreak="0">
    <w:nsid w:val="4E002A21"/>
    <w:multiLevelType w:val="hybridMultilevel"/>
    <w:tmpl w:val="AFDC3D8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9" w15:restartNumberingAfterBreak="0">
    <w:nsid w:val="4E5440AF"/>
    <w:multiLevelType w:val="hybridMultilevel"/>
    <w:tmpl w:val="A516DE34"/>
    <w:lvl w:ilvl="0" w:tplc="039A6B4E">
      <w:start w:val="1"/>
      <w:numFmt w:val="lowerLetter"/>
      <w:lvlText w:val="%1)"/>
      <w:lvlJc w:val="left"/>
      <w:pPr>
        <w:tabs>
          <w:tab w:val="num" w:pos="720"/>
        </w:tabs>
        <w:ind w:left="720" w:hanging="360"/>
      </w:pPr>
      <w:rPr>
        <w:rFonts w:ascii="Helvetica" w:hAnsi="Helvetica" w:cs="Helvetica" w:hint="default"/>
        <w:sz w:val="22"/>
        <w:szCs w:val="22"/>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0" w15:restartNumberingAfterBreak="0">
    <w:nsid w:val="52A26668"/>
    <w:multiLevelType w:val="hybridMultilevel"/>
    <w:tmpl w:val="CEE85124"/>
    <w:lvl w:ilvl="0" w:tplc="02BE6E86">
      <w:start w:val="1"/>
      <w:numFmt w:val="bullet"/>
      <w:lvlText w:val=""/>
      <w:lvlJc w:val="left"/>
      <w:pPr>
        <w:tabs>
          <w:tab w:val="num" w:pos="720"/>
        </w:tabs>
        <w:ind w:left="720" w:hanging="360"/>
      </w:pPr>
      <w:rPr>
        <w:rFonts w:ascii="Symbol" w:hAnsi="Symbol" w:hint="default"/>
        <w:sz w:val="20"/>
      </w:rPr>
    </w:lvl>
    <w:lvl w:ilvl="1" w:tplc="CD9ED886">
      <w:start w:val="1"/>
      <w:numFmt w:val="bullet"/>
      <w:lvlText w:val=""/>
      <w:lvlJc w:val="left"/>
      <w:pPr>
        <w:tabs>
          <w:tab w:val="num" w:pos="1440"/>
        </w:tabs>
        <w:ind w:left="1440" w:hanging="360"/>
      </w:pPr>
      <w:rPr>
        <w:rFonts w:ascii="Symbol" w:hAnsi="Symbol" w:hint="default"/>
      </w:rPr>
    </w:lvl>
    <w:lvl w:ilvl="2" w:tplc="0809001B" w:tentative="1">
      <w:start w:val="1"/>
      <w:numFmt w:val="bullet"/>
      <w:lvlText w:val=""/>
      <w:lvlJc w:val="left"/>
      <w:pPr>
        <w:tabs>
          <w:tab w:val="num" w:pos="2160"/>
        </w:tabs>
        <w:ind w:left="2160" w:hanging="360"/>
      </w:pPr>
      <w:rPr>
        <w:rFonts w:ascii="Wingdings" w:hAnsi="Wingdings" w:hint="default"/>
        <w:sz w:val="20"/>
      </w:rPr>
    </w:lvl>
    <w:lvl w:ilvl="3" w:tplc="0809000F" w:tentative="1">
      <w:start w:val="1"/>
      <w:numFmt w:val="bullet"/>
      <w:lvlText w:val=""/>
      <w:lvlJc w:val="left"/>
      <w:pPr>
        <w:tabs>
          <w:tab w:val="num" w:pos="2880"/>
        </w:tabs>
        <w:ind w:left="2880" w:hanging="360"/>
      </w:pPr>
      <w:rPr>
        <w:rFonts w:ascii="Wingdings" w:hAnsi="Wingdings" w:hint="default"/>
        <w:sz w:val="20"/>
      </w:rPr>
    </w:lvl>
    <w:lvl w:ilvl="4" w:tplc="08090019" w:tentative="1">
      <w:start w:val="1"/>
      <w:numFmt w:val="bullet"/>
      <w:lvlText w:val=""/>
      <w:lvlJc w:val="left"/>
      <w:pPr>
        <w:tabs>
          <w:tab w:val="num" w:pos="3600"/>
        </w:tabs>
        <w:ind w:left="3600" w:hanging="360"/>
      </w:pPr>
      <w:rPr>
        <w:rFonts w:ascii="Wingdings" w:hAnsi="Wingdings" w:hint="default"/>
        <w:sz w:val="20"/>
      </w:rPr>
    </w:lvl>
    <w:lvl w:ilvl="5" w:tplc="0809001B" w:tentative="1">
      <w:start w:val="1"/>
      <w:numFmt w:val="bullet"/>
      <w:lvlText w:val=""/>
      <w:lvlJc w:val="left"/>
      <w:pPr>
        <w:tabs>
          <w:tab w:val="num" w:pos="4320"/>
        </w:tabs>
        <w:ind w:left="4320" w:hanging="360"/>
      </w:pPr>
      <w:rPr>
        <w:rFonts w:ascii="Wingdings" w:hAnsi="Wingdings" w:hint="default"/>
        <w:sz w:val="20"/>
      </w:rPr>
    </w:lvl>
    <w:lvl w:ilvl="6" w:tplc="0809000F" w:tentative="1">
      <w:start w:val="1"/>
      <w:numFmt w:val="bullet"/>
      <w:lvlText w:val=""/>
      <w:lvlJc w:val="left"/>
      <w:pPr>
        <w:tabs>
          <w:tab w:val="num" w:pos="5040"/>
        </w:tabs>
        <w:ind w:left="5040" w:hanging="360"/>
      </w:pPr>
      <w:rPr>
        <w:rFonts w:ascii="Wingdings" w:hAnsi="Wingdings" w:hint="default"/>
        <w:sz w:val="20"/>
      </w:rPr>
    </w:lvl>
    <w:lvl w:ilvl="7" w:tplc="08090019" w:tentative="1">
      <w:start w:val="1"/>
      <w:numFmt w:val="bullet"/>
      <w:lvlText w:val=""/>
      <w:lvlJc w:val="left"/>
      <w:pPr>
        <w:tabs>
          <w:tab w:val="num" w:pos="5760"/>
        </w:tabs>
        <w:ind w:left="5760" w:hanging="360"/>
      </w:pPr>
      <w:rPr>
        <w:rFonts w:ascii="Wingdings" w:hAnsi="Wingdings" w:hint="default"/>
        <w:sz w:val="20"/>
      </w:rPr>
    </w:lvl>
    <w:lvl w:ilvl="8" w:tplc="0809001B"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40765"/>
    <w:multiLevelType w:val="hybridMultilevel"/>
    <w:tmpl w:val="C30E9F86"/>
    <w:lvl w:ilvl="0" w:tplc="02BE6E86">
      <w:start w:val="1"/>
      <w:numFmt w:val="bullet"/>
      <w:lvlText w:val=""/>
      <w:lvlJc w:val="left"/>
      <w:pPr>
        <w:tabs>
          <w:tab w:val="num" w:pos="720"/>
        </w:tabs>
        <w:ind w:left="720" w:hanging="360"/>
      </w:pPr>
      <w:rPr>
        <w:rFonts w:ascii="Wingdings" w:hAnsi="Wingdings" w:hint="default"/>
      </w:rPr>
    </w:lvl>
    <w:lvl w:ilvl="1" w:tplc="CD9ED886" w:tentative="1">
      <w:start w:val="1"/>
      <w:numFmt w:val="bullet"/>
      <w:lvlText w:val="o"/>
      <w:lvlJc w:val="left"/>
      <w:pPr>
        <w:tabs>
          <w:tab w:val="num" w:pos="1440"/>
        </w:tabs>
        <w:ind w:left="1440" w:hanging="360"/>
      </w:pPr>
      <w:rPr>
        <w:rFonts w:ascii="Courier New" w:hAnsi="Courier New" w:cs="Wingdings"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Wingdings"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Wingdings"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DA1481"/>
    <w:multiLevelType w:val="multilevel"/>
    <w:tmpl w:val="9B78D27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15:restartNumberingAfterBreak="0">
    <w:nsid w:val="5D5A13A2"/>
    <w:multiLevelType w:val="hybridMultilevel"/>
    <w:tmpl w:val="B9D0F08E"/>
    <w:lvl w:ilvl="0" w:tplc="0409000B">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26B63F9"/>
    <w:multiLevelType w:val="hybridMultilevel"/>
    <w:tmpl w:val="55E821D8"/>
    <w:lvl w:ilvl="0" w:tplc="04090001">
      <w:start w:val="2"/>
      <w:numFmt w:val="lowerLetter"/>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5" w15:restartNumberingAfterBreak="0">
    <w:nsid w:val="62F06DA9"/>
    <w:multiLevelType w:val="hybridMultilevel"/>
    <w:tmpl w:val="55C27A0E"/>
    <w:lvl w:ilvl="0" w:tplc="0B983E26">
      <w:start w:val="1"/>
      <w:numFmt w:val="bullet"/>
      <w:lvlText w:val=""/>
      <w:lvlJc w:val="left"/>
      <w:pPr>
        <w:tabs>
          <w:tab w:val="num" w:pos="720"/>
        </w:tabs>
        <w:ind w:left="720" w:hanging="360"/>
      </w:pPr>
      <w:rPr>
        <w:rFonts w:ascii="Symbol" w:eastAsia="Times New Roman" w:hAnsi="Symbol" w:hint="default"/>
      </w:rPr>
    </w:lvl>
    <w:lvl w:ilvl="1" w:tplc="C67889DE">
      <w:start w:val="1"/>
      <w:numFmt w:val="bullet"/>
      <w:lvlText w:val="o"/>
      <w:lvlJc w:val="left"/>
      <w:pPr>
        <w:tabs>
          <w:tab w:val="num" w:pos="939"/>
        </w:tabs>
        <w:ind w:left="939" w:hanging="360"/>
      </w:pPr>
      <w:rPr>
        <w:rFonts w:ascii="Courier New" w:hAnsi="Courier New" w:cs="Courier New" w:hint="default"/>
      </w:rPr>
    </w:lvl>
    <w:lvl w:ilvl="2" w:tplc="89E492C2">
      <w:start w:val="1"/>
      <w:numFmt w:val="bullet"/>
      <w:lvlText w:val=""/>
      <w:lvlJc w:val="left"/>
      <w:pPr>
        <w:tabs>
          <w:tab w:val="num" w:pos="1659"/>
        </w:tabs>
        <w:ind w:left="1659" w:hanging="360"/>
      </w:pPr>
      <w:rPr>
        <w:rFonts w:ascii="Wingdings" w:hAnsi="Wingdings" w:cs="Wingdings" w:hint="default"/>
      </w:rPr>
    </w:lvl>
    <w:lvl w:ilvl="3" w:tplc="9354A9DE">
      <w:start w:val="1"/>
      <w:numFmt w:val="bullet"/>
      <w:lvlText w:val=""/>
      <w:lvlJc w:val="left"/>
      <w:pPr>
        <w:tabs>
          <w:tab w:val="num" w:pos="2379"/>
        </w:tabs>
        <w:ind w:left="2379" w:hanging="360"/>
      </w:pPr>
      <w:rPr>
        <w:rFonts w:ascii="Symbol" w:hAnsi="Symbol" w:cs="Symbol" w:hint="default"/>
      </w:rPr>
    </w:lvl>
    <w:lvl w:ilvl="4" w:tplc="2EA8398E">
      <w:start w:val="1"/>
      <w:numFmt w:val="bullet"/>
      <w:lvlText w:val="o"/>
      <w:lvlJc w:val="left"/>
      <w:pPr>
        <w:tabs>
          <w:tab w:val="num" w:pos="3099"/>
        </w:tabs>
        <w:ind w:left="3099" w:hanging="360"/>
      </w:pPr>
      <w:rPr>
        <w:rFonts w:ascii="Courier New" w:hAnsi="Courier New" w:cs="Courier New" w:hint="default"/>
      </w:rPr>
    </w:lvl>
    <w:lvl w:ilvl="5" w:tplc="8F308C82">
      <w:start w:val="1"/>
      <w:numFmt w:val="bullet"/>
      <w:lvlText w:val=""/>
      <w:lvlJc w:val="left"/>
      <w:pPr>
        <w:tabs>
          <w:tab w:val="num" w:pos="3819"/>
        </w:tabs>
        <w:ind w:left="3819" w:hanging="360"/>
      </w:pPr>
      <w:rPr>
        <w:rFonts w:ascii="Wingdings" w:hAnsi="Wingdings" w:cs="Wingdings" w:hint="default"/>
      </w:rPr>
    </w:lvl>
    <w:lvl w:ilvl="6" w:tplc="F34A0EF8">
      <w:start w:val="1"/>
      <w:numFmt w:val="bullet"/>
      <w:lvlText w:val=""/>
      <w:lvlJc w:val="left"/>
      <w:pPr>
        <w:tabs>
          <w:tab w:val="num" w:pos="4539"/>
        </w:tabs>
        <w:ind w:left="4539" w:hanging="360"/>
      </w:pPr>
      <w:rPr>
        <w:rFonts w:ascii="Symbol" w:hAnsi="Symbol" w:cs="Symbol" w:hint="default"/>
      </w:rPr>
    </w:lvl>
    <w:lvl w:ilvl="7" w:tplc="89DC43C4">
      <w:start w:val="1"/>
      <w:numFmt w:val="bullet"/>
      <w:lvlText w:val="o"/>
      <w:lvlJc w:val="left"/>
      <w:pPr>
        <w:tabs>
          <w:tab w:val="num" w:pos="5259"/>
        </w:tabs>
        <w:ind w:left="5259" w:hanging="360"/>
      </w:pPr>
      <w:rPr>
        <w:rFonts w:ascii="Courier New" w:hAnsi="Courier New" w:cs="Courier New" w:hint="default"/>
      </w:rPr>
    </w:lvl>
    <w:lvl w:ilvl="8" w:tplc="10141A32">
      <w:start w:val="1"/>
      <w:numFmt w:val="bullet"/>
      <w:lvlText w:val=""/>
      <w:lvlJc w:val="left"/>
      <w:pPr>
        <w:tabs>
          <w:tab w:val="num" w:pos="5979"/>
        </w:tabs>
        <w:ind w:left="5979" w:hanging="360"/>
      </w:pPr>
      <w:rPr>
        <w:rFonts w:ascii="Wingdings" w:hAnsi="Wingdings" w:cs="Wingdings" w:hint="default"/>
      </w:rPr>
    </w:lvl>
  </w:abstractNum>
  <w:abstractNum w:abstractNumId="26" w15:restartNumberingAfterBreak="0">
    <w:nsid w:val="66AF1D57"/>
    <w:multiLevelType w:val="hybridMultilevel"/>
    <w:tmpl w:val="825A5072"/>
    <w:lvl w:ilvl="0" w:tplc="04090017">
      <w:start w:val="1"/>
      <w:numFmt w:val="bullet"/>
      <w:lvlText w:val=""/>
      <w:lvlJc w:val="left"/>
      <w:pPr>
        <w:tabs>
          <w:tab w:val="num" w:pos="720"/>
        </w:tabs>
        <w:ind w:left="720" w:hanging="360"/>
      </w:pPr>
      <w:rPr>
        <w:rFonts w:ascii="Symbol" w:eastAsia="Times New Roman"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70B517A3"/>
    <w:multiLevelType w:val="hybridMultilevel"/>
    <w:tmpl w:val="B554DE0E"/>
    <w:lvl w:ilvl="0" w:tplc="0C3CBC82">
      <w:start w:val="1"/>
      <w:numFmt w:val="lowerLetter"/>
      <w:lvlText w:val="%1)"/>
      <w:lvlJc w:val="left"/>
      <w:pPr>
        <w:tabs>
          <w:tab w:val="num" w:pos="720"/>
        </w:tabs>
        <w:ind w:left="720" w:hanging="360"/>
      </w:pPr>
      <w:rPr>
        <w:rFonts w:hint="default"/>
      </w:rPr>
    </w:lvl>
    <w:lvl w:ilvl="1" w:tplc="04090003">
      <w:start w:val="1"/>
      <w:numFmt w:val="decimal"/>
      <w:lvlText w:val="(%2)"/>
      <w:lvlJc w:val="left"/>
      <w:pPr>
        <w:tabs>
          <w:tab w:val="num" w:pos="1455"/>
        </w:tabs>
        <w:ind w:left="1455" w:hanging="375"/>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8" w15:restartNumberingAfterBreak="0">
    <w:nsid w:val="72352F3D"/>
    <w:multiLevelType w:val="multilevel"/>
    <w:tmpl w:val="0BFA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E0004"/>
    <w:multiLevelType w:val="hybridMultilevel"/>
    <w:tmpl w:val="847CEA04"/>
    <w:lvl w:ilvl="0" w:tplc="0C3CBC82">
      <w:start w:val="1"/>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0" w15:restartNumberingAfterBreak="0">
    <w:nsid w:val="7422113E"/>
    <w:multiLevelType w:val="hybridMultilevel"/>
    <w:tmpl w:val="5EA420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9A16B3E"/>
    <w:multiLevelType w:val="hybridMultilevel"/>
    <w:tmpl w:val="D0A27642"/>
    <w:lvl w:ilvl="0" w:tplc="04090017">
      <w:start w:val="1"/>
      <w:numFmt w:val="bullet"/>
      <w:lvlText w:val=""/>
      <w:lvlJc w:val="left"/>
      <w:pPr>
        <w:tabs>
          <w:tab w:val="num" w:pos="795"/>
        </w:tabs>
        <w:ind w:left="795" w:hanging="360"/>
      </w:pPr>
      <w:rPr>
        <w:rFonts w:ascii="Symbol" w:eastAsia="Times New Roman" w:hAnsi="Symbol" w:hint="default"/>
      </w:rPr>
    </w:lvl>
    <w:lvl w:ilvl="1" w:tplc="7C0C4690">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32" w15:restartNumberingAfterBreak="0">
    <w:nsid w:val="79CA12C9"/>
    <w:multiLevelType w:val="hybridMultilevel"/>
    <w:tmpl w:val="C0B6B794"/>
    <w:lvl w:ilvl="0" w:tplc="0C3CBC82">
      <w:start w:val="1"/>
      <w:numFmt w:val="bullet"/>
      <w:lvlText w:val=""/>
      <w:lvlJc w:val="left"/>
      <w:pPr>
        <w:tabs>
          <w:tab w:val="num" w:pos="795"/>
        </w:tabs>
        <w:ind w:left="795"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7A387822"/>
    <w:multiLevelType w:val="hybridMultilevel"/>
    <w:tmpl w:val="2AAEB8A6"/>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0D2203"/>
    <w:multiLevelType w:val="hybridMultilevel"/>
    <w:tmpl w:val="0DEECE0A"/>
    <w:lvl w:ilvl="0" w:tplc="0C0C0001">
      <w:start w:val="1"/>
      <w:numFmt w:val="bullet"/>
      <w:lvlText w:val=""/>
      <w:lvlJc w:val="left"/>
      <w:pPr>
        <w:ind w:left="1511" w:hanging="360"/>
      </w:pPr>
      <w:rPr>
        <w:rFonts w:ascii="Symbol" w:hAnsi="Symbol" w:hint="default"/>
      </w:rPr>
    </w:lvl>
    <w:lvl w:ilvl="1" w:tplc="0C0C0003" w:tentative="1">
      <w:start w:val="1"/>
      <w:numFmt w:val="bullet"/>
      <w:lvlText w:val="o"/>
      <w:lvlJc w:val="left"/>
      <w:pPr>
        <w:ind w:left="2231" w:hanging="360"/>
      </w:pPr>
      <w:rPr>
        <w:rFonts w:ascii="Courier New" w:hAnsi="Courier New" w:cs="Courier New" w:hint="default"/>
      </w:rPr>
    </w:lvl>
    <w:lvl w:ilvl="2" w:tplc="0C0C0005" w:tentative="1">
      <w:start w:val="1"/>
      <w:numFmt w:val="bullet"/>
      <w:lvlText w:val=""/>
      <w:lvlJc w:val="left"/>
      <w:pPr>
        <w:ind w:left="2951" w:hanging="360"/>
      </w:pPr>
      <w:rPr>
        <w:rFonts w:ascii="Wingdings" w:hAnsi="Wingdings" w:hint="default"/>
      </w:rPr>
    </w:lvl>
    <w:lvl w:ilvl="3" w:tplc="0C0C0001" w:tentative="1">
      <w:start w:val="1"/>
      <w:numFmt w:val="bullet"/>
      <w:lvlText w:val=""/>
      <w:lvlJc w:val="left"/>
      <w:pPr>
        <w:ind w:left="3671" w:hanging="360"/>
      </w:pPr>
      <w:rPr>
        <w:rFonts w:ascii="Symbol" w:hAnsi="Symbol" w:hint="default"/>
      </w:rPr>
    </w:lvl>
    <w:lvl w:ilvl="4" w:tplc="0C0C0003" w:tentative="1">
      <w:start w:val="1"/>
      <w:numFmt w:val="bullet"/>
      <w:lvlText w:val="o"/>
      <w:lvlJc w:val="left"/>
      <w:pPr>
        <w:ind w:left="4391" w:hanging="360"/>
      </w:pPr>
      <w:rPr>
        <w:rFonts w:ascii="Courier New" w:hAnsi="Courier New" w:cs="Courier New" w:hint="default"/>
      </w:rPr>
    </w:lvl>
    <w:lvl w:ilvl="5" w:tplc="0C0C0005" w:tentative="1">
      <w:start w:val="1"/>
      <w:numFmt w:val="bullet"/>
      <w:lvlText w:val=""/>
      <w:lvlJc w:val="left"/>
      <w:pPr>
        <w:ind w:left="5111" w:hanging="360"/>
      </w:pPr>
      <w:rPr>
        <w:rFonts w:ascii="Wingdings" w:hAnsi="Wingdings" w:hint="default"/>
      </w:rPr>
    </w:lvl>
    <w:lvl w:ilvl="6" w:tplc="0C0C0001" w:tentative="1">
      <w:start w:val="1"/>
      <w:numFmt w:val="bullet"/>
      <w:lvlText w:val=""/>
      <w:lvlJc w:val="left"/>
      <w:pPr>
        <w:ind w:left="5831" w:hanging="360"/>
      </w:pPr>
      <w:rPr>
        <w:rFonts w:ascii="Symbol" w:hAnsi="Symbol" w:hint="default"/>
      </w:rPr>
    </w:lvl>
    <w:lvl w:ilvl="7" w:tplc="0C0C0003" w:tentative="1">
      <w:start w:val="1"/>
      <w:numFmt w:val="bullet"/>
      <w:lvlText w:val="o"/>
      <w:lvlJc w:val="left"/>
      <w:pPr>
        <w:ind w:left="6551" w:hanging="360"/>
      </w:pPr>
      <w:rPr>
        <w:rFonts w:ascii="Courier New" w:hAnsi="Courier New" w:cs="Courier New" w:hint="default"/>
      </w:rPr>
    </w:lvl>
    <w:lvl w:ilvl="8" w:tplc="0C0C0005" w:tentative="1">
      <w:start w:val="1"/>
      <w:numFmt w:val="bullet"/>
      <w:lvlText w:val=""/>
      <w:lvlJc w:val="left"/>
      <w:pPr>
        <w:ind w:left="7271" w:hanging="360"/>
      </w:pPr>
      <w:rPr>
        <w:rFonts w:ascii="Wingdings" w:hAnsi="Wingdings" w:hint="default"/>
      </w:rPr>
    </w:lvl>
  </w:abstractNum>
  <w:abstractNum w:abstractNumId="35" w15:restartNumberingAfterBreak="0">
    <w:nsid w:val="7F26265D"/>
    <w:multiLevelType w:val="hybridMultilevel"/>
    <w:tmpl w:val="ACFA9960"/>
    <w:lvl w:ilvl="0" w:tplc="DABC0AE2">
      <w:start w:val="1"/>
      <w:numFmt w:val="none"/>
      <w:lvlText w:val="b)"/>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num w:numId="1" w16cid:durableId="1656951068">
    <w:abstractNumId w:val="15"/>
  </w:num>
  <w:num w:numId="2" w16cid:durableId="341669989">
    <w:abstractNumId w:val="8"/>
  </w:num>
  <w:num w:numId="3" w16cid:durableId="1176000990">
    <w:abstractNumId w:val="27"/>
  </w:num>
  <w:num w:numId="4" w16cid:durableId="808281621">
    <w:abstractNumId w:val="1"/>
  </w:num>
  <w:num w:numId="5" w16cid:durableId="686061599">
    <w:abstractNumId w:val="24"/>
  </w:num>
  <w:num w:numId="6" w16cid:durableId="1428043699">
    <w:abstractNumId w:val="31"/>
  </w:num>
  <w:num w:numId="7" w16cid:durableId="175391018">
    <w:abstractNumId w:val="32"/>
  </w:num>
  <w:num w:numId="8" w16cid:durableId="1748459941">
    <w:abstractNumId w:val="6"/>
  </w:num>
  <w:num w:numId="9" w16cid:durableId="777991609">
    <w:abstractNumId w:val="25"/>
  </w:num>
  <w:num w:numId="10" w16cid:durableId="489180644">
    <w:abstractNumId w:val="29"/>
  </w:num>
  <w:num w:numId="11" w16cid:durableId="1016540074">
    <w:abstractNumId w:val="4"/>
  </w:num>
  <w:num w:numId="12" w16cid:durableId="727607952">
    <w:abstractNumId w:val="26"/>
  </w:num>
  <w:num w:numId="13" w16cid:durableId="1241715000">
    <w:abstractNumId w:val="22"/>
  </w:num>
  <w:num w:numId="14" w16cid:durableId="106434909">
    <w:abstractNumId w:val="21"/>
  </w:num>
  <w:num w:numId="15" w16cid:durableId="961034897">
    <w:abstractNumId w:val="11"/>
  </w:num>
  <w:num w:numId="16" w16cid:durableId="1874414567">
    <w:abstractNumId w:val="12"/>
  </w:num>
  <w:num w:numId="17" w16cid:durableId="773936722">
    <w:abstractNumId w:val="20"/>
  </w:num>
  <w:num w:numId="18" w16cid:durableId="716009589">
    <w:abstractNumId w:val="13"/>
  </w:num>
  <w:num w:numId="19" w16cid:durableId="1508593356">
    <w:abstractNumId w:val="23"/>
  </w:num>
  <w:num w:numId="20" w16cid:durableId="362093274">
    <w:abstractNumId w:val="2"/>
  </w:num>
  <w:num w:numId="21" w16cid:durableId="1183980806">
    <w:abstractNumId w:val="3"/>
  </w:num>
  <w:num w:numId="22" w16cid:durableId="660431168">
    <w:abstractNumId w:val="13"/>
    <w:lvlOverride w:ilvl="0">
      <w:startOverride w:val="1"/>
    </w:lvlOverride>
  </w:num>
  <w:num w:numId="23" w16cid:durableId="1957327879">
    <w:abstractNumId w:val="35"/>
  </w:num>
  <w:num w:numId="24" w16cid:durableId="536746847">
    <w:abstractNumId w:val="17"/>
  </w:num>
  <w:num w:numId="25" w16cid:durableId="2127770760">
    <w:abstractNumId w:val="19"/>
  </w:num>
  <w:num w:numId="26" w16cid:durableId="876042122">
    <w:abstractNumId w:val="9"/>
  </w:num>
  <w:num w:numId="27" w16cid:durableId="989477364">
    <w:abstractNumId w:val="7"/>
  </w:num>
  <w:num w:numId="28" w16cid:durableId="1521503093">
    <w:abstractNumId w:val="10"/>
  </w:num>
  <w:num w:numId="29" w16cid:durableId="309215423">
    <w:abstractNumId w:val="33"/>
  </w:num>
  <w:num w:numId="30" w16cid:durableId="564150038">
    <w:abstractNumId w:val="14"/>
  </w:num>
  <w:num w:numId="31" w16cid:durableId="1295453701">
    <w:abstractNumId w:val="34"/>
  </w:num>
  <w:num w:numId="32" w16cid:durableId="1679427552">
    <w:abstractNumId w:val="16"/>
  </w:num>
  <w:num w:numId="33" w16cid:durableId="988094675">
    <w:abstractNumId w:val="18"/>
  </w:num>
  <w:num w:numId="34" w16cid:durableId="274483678">
    <w:abstractNumId w:val="0"/>
  </w:num>
  <w:num w:numId="35" w16cid:durableId="1796754670">
    <w:abstractNumId w:val="28"/>
  </w:num>
  <w:num w:numId="36" w16cid:durableId="1524786966">
    <w:abstractNumId w:val="30"/>
  </w:num>
  <w:num w:numId="37" w16cid:durableId="167549421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hadah Almudaiheem">
    <w15:presenceInfo w15:providerId="AD" w15:userId="S::galmudaiheem@embark.sa::db514514-941e-4c83-9e01-28a77b6b5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zNLUwMjM1MjQxMjBT0lEKTi0uzszPAykwrAUABdiERSwAAAA="/>
  </w:docVars>
  <w:rsids>
    <w:rsidRoot w:val="006C4B07"/>
    <w:rsid w:val="00002820"/>
    <w:rsid w:val="00003C9D"/>
    <w:rsid w:val="00005544"/>
    <w:rsid w:val="000057D4"/>
    <w:rsid w:val="00006F28"/>
    <w:rsid w:val="00011A37"/>
    <w:rsid w:val="000162A6"/>
    <w:rsid w:val="000178D5"/>
    <w:rsid w:val="000211A1"/>
    <w:rsid w:val="000235C4"/>
    <w:rsid w:val="00030DF7"/>
    <w:rsid w:val="00031760"/>
    <w:rsid w:val="000368EB"/>
    <w:rsid w:val="00037317"/>
    <w:rsid w:val="00037ABD"/>
    <w:rsid w:val="00037C17"/>
    <w:rsid w:val="00040840"/>
    <w:rsid w:val="00040DFC"/>
    <w:rsid w:val="000523D7"/>
    <w:rsid w:val="00072EC5"/>
    <w:rsid w:val="00077C31"/>
    <w:rsid w:val="000856D3"/>
    <w:rsid w:val="000873DA"/>
    <w:rsid w:val="0008769B"/>
    <w:rsid w:val="00087A8B"/>
    <w:rsid w:val="00087C43"/>
    <w:rsid w:val="000970F9"/>
    <w:rsid w:val="000A1024"/>
    <w:rsid w:val="000A3A06"/>
    <w:rsid w:val="000A44D2"/>
    <w:rsid w:val="000B068C"/>
    <w:rsid w:val="000B48C6"/>
    <w:rsid w:val="000B58D5"/>
    <w:rsid w:val="000C24DE"/>
    <w:rsid w:val="000D4A3E"/>
    <w:rsid w:val="000D4E25"/>
    <w:rsid w:val="000E0904"/>
    <w:rsid w:val="000F0AEB"/>
    <w:rsid w:val="000F1CB4"/>
    <w:rsid w:val="000F5FEE"/>
    <w:rsid w:val="00102428"/>
    <w:rsid w:val="00111070"/>
    <w:rsid w:val="0011280D"/>
    <w:rsid w:val="00114433"/>
    <w:rsid w:val="001206B2"/>
    <w:rsid w:val="00123C96"/>
    <w:rsid w:val="00126A58"/>
    <w:rsid w:val="00126DE0"/>
    <w:rsid w:val="001302CE"/>
    <w:rsid w:val="00135EC6"/>
    <w:rsid w:val="001360D4"/>
    <w:rsid w:val="00140793"/>
    <w:rsid w:val="00140D3E"/>
    <w:rsid w:val="00141AB1"/>
    <w:rsid w:val="0015005A"/>
    <w:rsid w:val="0015059F"/>
    <w:rsid w:val="00152DF9"/>
    <w:rsid w:val="00155906"/>
    <w:rsid w:val="00156C34"/>
    <w:rsid w:val="00163BBA"/>
    <w:rsid w:val="00164D10"/>
    <w:rsid w:val="00171FF5"/>
    <w:rsid w:val="0017311A"/>
    <w:rsid w:val="00184EA7"/>
    <w:rsid w:val="00185B13"/>
    <w:rsid w:val="00191827"/>
    <w:rsid w:val="00193B50"/>
    <w:rsid w:val="001943DA"/>
    <w:rsid w:val="001A0DB2"/>
    <w:rsid w:val="001A12F1"/>
    <w:rsid w:val="001B01EA"/>
    <w:rsid w:val="001B06AB"/>
    <w:rsid w:val="001C0E19"/>
    <w:rsid w:val="001C0E56"/>
    <w:rsid w:val="001C7F0D"/>
    <w:rsid w:val="001D0C54"/>
    <w:rsid w:val="001D2388"/>
    <w:rsid w:val="001D36C1"/>
    <w:rsid w:val="001E165C"/>
    <w:rsid w:val="001E19E7"/>
    <w:rsid w:val="001E4E65"/>
    <w:rsid w:val="001E65E9"/>
    <w:rsid w:val="001F459E"/>
    <w:rsid w:val="001F6518"/>
    <w:rsid w:val="0020023B"/>
    <w:rsid w:val="0020388B"/>
    <w:rsid w:val="002078BF"/>
    <w:rsid w:val="002120F9"/>
    <w:rsid w:val="00224CF3"/>
    <w:rsid w:val="00224D54"/>
    <w:rsid w:val="0022502D"/>
    <w:rsid w:val="002259E1"/>
    <w:rsid w:val="00226B20"/>
    <w:rsid w:val="002270D2"/>
    <w:rsid w:val="00227523"/>
    <w:rsid w:val="0023073E"/>
    <w:rsid w:val="00230C0A"/>
    <w:rsid w:val="00230C99"/>
    <w:rsid w:val="00231D82"/>
    <w:rsid w:val="00233AA8"/>
    <w:rsid w:val="00234E44"/>
    <w:rsid w:val="002352AF"/>
    <w:rsid w:val="00245122"/>
    <w:rsid w:val="002457A3"/>
    <w:rsid w:val="0024680C"/>
    <w:rsid w:val="00246920"/>
    <w:rsid w:val="00261C16"/>
    <w:rsid w:val="0026557C"/>
    <w:rsid w:val="00270354"/>
    <w:rsid w:val="002703ED"/>
    <w:rsid w:val="002833E0"/>
    <w:rsid w:val="00286744"/>
    <w:rsid w:val="002912D1"/>
    <w:rsid w:val="00294457"/>
    <w:rsid w:val="0029631B"/>
    <w:rsid w:val="002A092B"/>
    <w:rsid w:val="002A0C0C"/>
    <w:rsid w:val="002B12C8"/>
    <w:rsid w:val="002B4E4F"/>
    <w:rsid w:val="002B646B"/>
    <w:rsid w:val="002C2341"/>
    <w:rsid w:val="002C473D"/>
    <w:rsid w:val="002C4F25"/>
    <w:rsid w:val="002C6EA9"/>
    <w:rsid w:val="002D087D"/>
    <w:rsid w:val="002D1776"/>
    <w:rsid w:val="002D1969"/>
    <w:rsid w:val="002D203E"/>
    <w:rsid w:val="002D2770"/>
    <w:rsid w:val="002D6189"/>
    <w:rsid w:val="002D79CD"/>
    <w:rsid w:val="002E3D5A"/>
    <w:rsid w:val="002E471F"/>
    <w:rsid w:val="002E4C99"/>
    <w:rsid w:val="002E5963"/>
    <w:rsid w:val="002F2221"/>
    <w:rsid w:val="002F7232"/>
    <w:rsid w:val="00300EBC"/>
    <w:rsid w:val="0030373C"/>
    <w:rsid w:val="0030613D"/>
    <w:rsid w:val="003201C7"/>
    <w:rsid w:val="00320431"/>
    <w:rsid w:val="00322459"/>
    <w:rsid w:val="0033549F"/>
    <w:rsid w:val="003418ED"/>
    <w:rsid w:val="00342E6F"/>
    <w:rsid w:val="003463CF"/>
    <w:rsid w:val="003470F0"/>
    <w:rsid w:val="003509B2"/>
    <w:rsid w:val="0035113A"/>
    <w:rsid w:val="00353208"/>
    <w:rsid w:val="00360270"/>
    <w:rsid w:val="00361D9A"/>
    <w:rsid w:val="0037141A"/>
    <w:rsid w:val="0037425A"/>
    <w:rsid w:val="00376356"/>
    <w:rsid w:val="003805D9"/>
    <w:rsid w:val="00386625"/>
    <w:rsid w:val="00386DB6"/>
    <w:rsid w:val="00393FAD"/>
    <w:rsid w:val="003A3656"/>
    <w:rsid w:val="003A522D"/>
    <w:rsid w:val="003B7263"/>
    <w:rsid w:val="003C1D53"/>
    <w:rsid w:val="003C2F9E"/>
    <w:rsid w:val="003C4001"/>
    <w:rsid w:val="003C531D"/>
    <w:rsid w:val="003D58D7"/>
    <w:rsid w:val="003E13D0"/>
    <w:rsid w:val="003E219A"/>
    <w:rsid w:val="003E26FD"/>
    <w:rsid w:val="003E4A1A"/>
    <w:rsid w:val="003E6205"/>
    <w:rsid w:val="003E66F3"/>
    <w:rsid w:val="003F1913"/>
    <w:rsid w:val="003F3E60"/>
    <w:rsid w:val="003F7F04"/>
    <w:rsid w:val="004008B6"/>
    <w:rsid w:val="00404D68"/>
    <w:rsid w:val="004065E9"/>
    <w:rsid w:val="00412562"/>
    <w:rsid w:val="0041431B"/>
    <w:rsid w:val="004153F0"/>
    <w:rsid w:val="00420304"/>
    <w:rsid w:val="00420F67"/>
    <w:rsid w:val="00421139"/>
    <w:rsid w:val="004227ED"/>
    <w:rsid w:val="004256B6"/>
    <w:rsid w:val="00425C65"/>
    <w:rsid w:val="00430B01"/>
    <w:rsid w:val="00432BE4"/>
    <w:rsid w:val="0044009C"/>
    <w:rsid w:val="00441937"/>
    <w:rsid w:val="00441A3E"/>
    <w:rsid w:val="00443C39"/>
    <w:rsid w:val="00447FA5"/>
    <w:rsid w:val="00452537"/>
    <w:rsid w:val="004527B9"/>
    <w:rsid w:val="004547DC"/>
    <w:rsid w:val="004554F9"/>
    <w:rsid w:val="00455FC4"/>
    <w:rsid w:val="00460227"/>
    <w:rsid w:val="004624BF"/>
    <w:rsid w:val="0046656E"/>
    <w:rsid w:val="00470E59"/>
    <w:rsid w:val="004713BC"/>
    <w:rsid w:val="00471B2B"/>
    <w:rsid w:val="00471E9A"/>
    <w:rsid w:val="00473C18"/>
    <w:rsid w:val="004742A3"/>
    <w:rsid w:val="00476C00"/>
    <w:rsid w:val="00482669"/>
    <w:rsid w:val="00483C02"/>
    <w:rsid w:val="004906ED"/>
    <w:rsid w:val="00492666"/>
    <w:rsid w:val="004A2548"/>
    <w:rsid w:val="004A4D65"/>
    <w:rsid w:val="004A6DB7"/>
    <w:rsid w:val="004C3385"/>
    <w:rsid w:val="004C3A53"/>
    <w:rsid w:val="004C569D"/>
    <w:rsid w:val="004C6618"/>
    <w:rsid w:val="004D05D4"/>
    <w:rsid w:val="004D52D6"/>
    <w:rsid w:val="004D7C0E"/>
    <w:rsid w:val="004D7E9E"/>
    <w:rsid w:val="004E0B17"/>
    <w:rsid w:val="004E18E6"/>
    <w:rsid w:val="004E2240"/>
    <w:rsid w:val="004E2C7A"/>
    <w:rsid w:val="004E4208"/>
    <w:rsid w:val="004F0DDD"/>
    <w:rsid w:val="004F4492"/>
    <w:rsid w:val="004F7336"/>
    <w:rsid w:val="004F7405"/>
    <w:rsid w:val="00502797"/>
    <w:rsid w:val="00505261"/>
    <w:rsid w:val="0051234C"/>
    <w:rsid w:val="005169CD"/>
    <w:rsid w:val="00521420"/>
    <w:rsid w:val="00524B25"/>
    <w:rsid w:val="00530E34"/>
    <w:rsid w:val="00536609"/>
    <w:rsid w:val="00537380"/>
    <w:rsid w:val="00537A21"/>
    <w:rsid w:val="00540DCB"/>
    <w:rsid w:val="00543B79"/>
    <w:rsid w:val="0054689D"/>
    <w:rsid w:val="00553330"/>
    <w:rsid w:val="00555024"/>
    <w:rsid w:val="00556F50"/>
    <w:rsid w:val="00560CE4"/>
    <w:rsid w:val="00561587"/>
    <w:rsid w:val="0056257B"/>
    <w:rsid w:val="00562A65"/>
    <w:rsid w:val="00563FEC"/>
    <w:rsid w:val="00567FE6"/>
    <w:rsid w:val="00571A18"/>
    <w:rsid w:val="0057356F"/>
    <w:rsid w:val="005826F7"/>
    <w:rsid w:val="00586CBC"/>
    <w:rsid w:val="005959D4"/>
    <w:rsid w:val="00595FAE"/>
    <w:rsid w:val="00595FB0"/>
    <w:rsid w:val="00596D87"/>
    <w:rsid w:val="005A03BA"/>
    <w:rsid w:val="005A1D92"/>
    <w:rsid w:val="005A45B6"/>
    <w:rsid w:val="005A6AC1"/>
    <w:rsid w:val="005B077A"/>
    <w:rsid w:val="005B0966"/>
    <w:rsid w:val="005B7367"/>
    <w:rsid w:val="005B742A"/>
    <w:rsid w:val="005B7AAD"/>
    <w:rsid w:val="005C09C1"/>
    <w:rsid w:val="005C0A05"/>
    <w:rsid w:val="005C5BBE"/>
    <w:rsid w:val="005D31CD"/>
    <w:rsid w:val="005D45EC"/>
    <w:rsid w:val="005D777F"/>
    <w:rsid w:val="00611974"/>
    <w:rsid w:val="006203BA"/>
    <w:rsid w:val="00623B66"/>
    <w:rsid w:val="00624DA8"/>
    <w:rsid w:val="00630360"/>
    <w:rsid w:val="00632787"/>
    <w:rsid w:val="00632CD9"/>
    <w:rsid w:val="00634C7C"/>
    <w:rsid w:val="0064296C"/>
    <w:rsid w:val="00642A10"/>
    <w:rsid w:val="0064757D"/>
    <w:rsid w:val="0065333E"/>
    <w:rsid w:val="006539DB"/>
    <w:rsid w:val="00653A8C"/>
    <w:rsid w:val="0065548F"/>
    <w:rsid w:val="00655ECE"/>
    <w:rsid w:val="006564A0"/>
    <w:rsid w:val="00660620"/>
    <w:rsid w:val="00663F9D"/>
    <w:rsid w:val="0066487D"/>
    <w:rsid w:val="00665CC1"/>
    <w:rsid w:val="006667AF"/>
    <w:rsid w:val="00666C3E"/>
    <w:rsid w:val="00673247"/>
    <w:rsid w:val="006752FB"/>
    <w:rsid w:val="00680277"/>
    <w:rsid w:val="00681CF5"/>
    <w:rsid w:val="00682918"/>
    <w:rsid w:val="00682A81"/>
    <w:rsid w:val="0068345F"/>
    <w:rsid w:val="006877F2"/>
    <w:rsid w:val="00691086"/>
    <w:rsid w:val="00691FD6"/>
    <w:rsid w:val="00696DCB"/>
    <w:rsid w:val="00697137"/>
    <w:rsid w:val="006A2E0A"/>
    <w:rsid w:val="006A6478"/>
    <w:rsid w:val="006A6912"/>
    <w:rsid w:val="006A71BA"/>
    <w:rsid w:val="006A73B6"/>
    <w:rsid w:val="006B0E9A"/>
    <w:rsid w:val="006B1366"/>
    <w:rsid w:val="006B4CBF"/>
    <w:rsid w:val="006B6141"/>
    <w:rsid w:val="006C23D2"/>
    <w:rsid w:val="006C4B07"/>
    <w:rsid w:val="006C584F"/>
    <w:rsid w:val="006C60A6"/>
    <w:rsid w:val="006D1612"/>
    <w:rsid w:val="006D566E"/>
    <w:rsid w:val="006D5708"/>
    <w:rsid w:val="006E04E4"/>
    <w:rsid w:val="006E4F9D"/>
    <w:rsid w:val="006E5984"/>
    <w:rsid w:val="006E6469"/>
    <w:rsid w:val="006F0726"/>
    <w:rsid w:val="006F0D19"/>
    <w:rsid w:val="006F3B5C"/>
    <w:rsid w:val="00701353"/>
    <w:rsid w:val="007013B3"/>
    <w:rsid w:val="00703269"/>
    <w:rsid w:val="00703CAB"/>
    <w:rsid w:val="00711A7C"/>
    <w:rsid w:val="007134D7"/>
    <w:rsid w:val="007139B6"/>
    <w:rsid w:val="00715BC0"/>
    <w:rsid w:val="007216D1"/>
    <w:rsid w:val="00726F2F"/>
    <w:rsid w:val="007307FE"/>
    <w:rsid w:val="0073125E"/>
    <w:rsid w:val="0073222A"/>
    <w:rsid w:val="00732AD1"/>
    <w:rsid w:val="00733117"/>
    <w:rsid w:val="007341B2"/>
    <w:rsid w:val="00734F79"/>
    <w:rsid w:val="0074289F"/>
    <w:rsid w:val="00746424"/>
    <w:rsid w:val="007531E2"/>
    <w:rsid w:val="00761CDC"/>
    <w:rsid w:val="00763DB5"/>
    <w:rsid w:val="00770550"/>
    <w:rsid w:val="00770616"/>
    <w:rsid w:val="007712ED"/>
    <w:rsid w:val="00774561"/>
    <w:rsid w:val="00774798"/>
    <w:rsid w:val="00776A71"/>
    <w:rsid w:val="00777E59"/>
    <w:rsid w:val="00780F11"/>
    <w:rsid w:val="00783F6B"/>
    <w:rsid w:val="007848AA"/>
    <w:rsid w:val="007850D4"/>
    <w:rsid w:val="00785DB0"/>
    <w:rsid w:val="00787DD4"/>
    <w:rsid w:val="007A01E1"/>
    <w:rsid w:val="007A13E2"/>
    <w:rsid w:val="007A1F26"/>
    <w:rsid w:val="007A2934"/>
    <w:rsid w:val="007B0892"/>
    <w:rsid w:val="007B3584"/>
    <w:rsid w:val="007B6145"/>
    <w:rsid w:val="007B7310"/>
    <w:rsid w:val="007C1E7B"/>
    <w:rsid w:val="007D197B"/>
    <w:rsid w:val="007D1ADC"/>
    <w:rsid w:val="007D5AE1"/>
    <w:rsid w:val="007E0228"/>
    <w:rsid w:val="007E09A4"/>
    <w:rsid w:val="007F2482"/>
    <w:rsid w:val="007F364E"/>
    <w:rsid w:val="007F3B66"/>
    <w:rsid w:val="007F40D7"/>
    <w:rsid w:val="007F4990"/>
    <w:rsid w:val="00802519"/>
    <w:rsid w:val="00815C32"/>
    <w:rsid w:val="00821F01"/>
    <w:rsid w:val="0083039D"/>
    <w:rsid w:val="0083490D"/>
    <w:rsid w:val="008412A1"/>
    <w:rsid w:val="00842E55"/>
    <w:rsid w:val="0084561A"/>
    <w:rsid w:val="00845A55"/>
    <w:rsid w:val="00853643"/>
    <w:rsid w:val="0085444A"/>
    <w:rsid w:val="008547C1"/>
    <w:rsid w:val="00857C16"/>
    <w:rsid w:val="008613C3"/>
    <w:rsid w:val="00862557"/>
    <w:rsid w:val="00864C82"/>
    <w:rsid w:val="008678B6"/>
    <w:rsid w:val="00873839"/>
    <w:rsid w:val="0087555C"/>
    <w:rsid w:val="0087568A"/>
    <w:rsid w:val="008768A7"/>
    <w:rsid w:val="008844EC"/>
    <w:rsid w:val="00886B53"/>
    <w:rsid w:val="0089542B"/>
    <w:rsid w:val="008A1B5D"/>
    <w:rsid w:val="008A2347"/>
    <w:rsid w:val="008A2AD8"/>
    <w:rsid w:val="008A6C0F"/>
    <w:rsid w:val="008B2CA0"/>
    <w:rsid w:val="008C0D80"/>
    <w:rsid w:val="008C3648"/>
    <w:rsid w:val="008C6811"/>
    <w:rsid w:val="008C704C"/>
    <w:rsid w:val="008D1BC9"/>
    <w:rsid w:val="008D5D12"/>
    <w:rsid w:val="008E0BF1"/>
    <w:rsid w:val="008E1C92"/>
    <w:rsid w:val="008F48DF"/>
    <w:rsid w:val="008F5BEB"/>
    <w:rsid w:val="008F66FE"/>
    <w:rsid w:val="008F6EA7"/>
    <w:rsid w:val="00900DA3"/>
    <w:rsid w:val="00901883"/>
    <w:rsid w:val="00911BBB"/>
    <w:rsid w:val="009138D3"/>
    <w:rsid w:val="00915190"/>
    <w:rsid w:val="00916475"/>
    <w:rsid w:val="00917608"/>
    <w:rsid w:val="009278C4"/>
    <w:rsid w:val="0093067E"/>
    <w:rsid w:val="009331AF"/>
    <w:rsid w:val="00934190"/>
    <w:rsid w:val="00934701"/>
    <w:rsid w:val="0093669D"/>
    <w:rsid w:val="00936CC1"/>
    <w:rsid w:val="00940BA9"/>
    <w:rsid w:val="0094240C"/>
    <w:rsid w:val="009428B3"/>
    <w:rsid w:val="00943E62"/>
    <w:rsid w:val="00943F4D"/>
    <w:rsid w:val="00952D64"/>
    <w:rsid w:val="009605FB"/>
    <w:rsid w:val="009736F8"/>
    <w:rsid w:val="00975001"/>
    <w:rsid w:val="0097558D"/>
    <w:rsid w:val="00976C2B"/>
    <w:rsid w:val="009779A2"/>
    <w:rsid w:val="00982EF7"/>
    <w:rsid w:val="0099637C"/>
    <w:rsid w:val="0099640C"/>
    <w:rsid w:val="009A228C"/>
    <w:rsid w:val="009A4E2E"/>
    <w:rsid w:val="009A51D9"/>
    <w:rsid w:val="009A68F5"/>
    <w:rsid w:val="009A780C"/>
    <w:rsid w:val="009A7EFC"/>
    <w:rsid w:val="009B2869"/>
    <w:rsid w:val="009B51CB"/>
    <w:rsid w:val="009B7C25"/>
    <w:rsid w:val="009C1362"/>
    <w:rsid w:val="009C1839"/>
    <w:rsid w:val="009C6388"/>
    <w:rsid w:val="009C76EE"/>
    <w:rsid w:val="009D2522"/>
    <w:rsid w:val="009D58E9"/>
    <w:rsid w:val="009E288B"/>
    <w:rsid w:val="009E28C0"/>
    <w:rsid w:val="009E3E86"/>
    <w:rsid w:val="009E41CC"/>
    <w:rsid w:val="009E6038"/>
    <w:rsid w:val="009F5DF0"/>
    <w:rsid w:val="009F6578"/>
    <w:rsid w:val="009F6ACA"/>
    <w:rsid w:val="00A00149"/>
    <w:rsid w:val="00A0697A"/>
    <w:rsid w:val="00A105A7"/>
    <w:rsid w:val="00A12FFC"/>
    <w:rsid w:val="00A13019"/>
    <w:rsid w:val="00A16064"/>
    <w:rsid w:val="00A1712C"/>
    <w:rsid w:val="00A2009F"/>
    <w:rsid w:val="00A22F6E"/>
    <w:rsid w:val="00A26806"/>
    <w:rsid w:val="00A30886"/>
    <w:rsid w:val="00A3195C"/>
    <w:rsid w:val="00A32281"/>
    <w:rsid w:val="00A3272C"/>
    <w:rsid w:val="00A337B7"/>
    <w:rsid w:val="00A430CE"/>
    <w:rsid w:val="00A439D1"/>
    <w:rsid w:val="00A44C73"/>
    <w:rsid w:val="00A57C34"/>
    <w:rsid w:val="00A60039"/>
    <w:rsid w:val="00A60741"/>
    <w:rsid w:val="00A60AD6"/>
    <w:rsid w:val="00A73AEF"/>
    <w:rsid w:val="00A75D5F"/>
    <w:rsid w:val="00A77626"/>
    <w:rsid w:val="00A84294"/>
    <w:rsid w:val="00A8442C"/>
    <w:rsid w:val="00A84E37"/>
    <w:rsid w:val="00A8731B"/>
    <w:rsid w:val="00A8763D"/>
    <w:rsid w:val="00A87E7A"/>
    <w:rsid w:val="00A96EED"/>
    <w:rsid w:val="00A97FA9"/>
    <w:rsid w:val="00AA243A"/>
    <w:rsid w:val="00AA46B3"/>
    <w:rsid w:val="00AA6E35"/>
    <w:rsid w:val="00AB24FB"/>
    <w:rsid w:val="00AB3563"/>
    <w:rsid w:val="00AB597A"/>
    <w:rsid w:val="00AC3FFB"/>
    <w:rsid w:val="00AC593B"/>
    <w:rsid w:val="00AC6327"/>
    <w:rsid w:val="00AC75DF"/>
    <w:rsid w:val="00AD089C"/>
    <w:rsid w:val="00AD33BA"/>
    <w:rsid w:val="00AD46AB"/>
    <w:rsid w:val="00AD52F3"/>
    <w:rsid w:val="00AD554C"/>
    <w:rsid w:val="00AD60B2"/>
    <w:rsid w:val="00AD6504"/>
    <w:rsid w:val="00AE03A2"/>
    <w:rsid w:val="00AE1EF5"/>
    <w:rsid w:val="00AE23BF"/>
    <w:rsid w:val="00AE7276"/>
    <w:rsid w:val="00AE77A8"/>
    <w:rsid w:val="00AF0AE6"/>
    <w:rsid w:val="00AF280F"/>
    <w:rsid w:val="00AF2876"/>
    <w:rsid w:val="00AF6BF2"/>
    <w:rsid w:val="00AF6D40"/>
    <w:rsid w:val="00B0002D"/>
    <w:rsid w:val="00B00A33"/>
    <w:rsid w:val="00B05D1A"/>
    <w:rsid w:val="00B20991"/>
    <w:rsid w:val="00B238E1"/>
    <w:rsid w:val="00B2561D"/>
    <w:rsid w:val="00B2713F"/>
    <w:rsid w:val="00B3029A"/>
    <w:rsid w:val="00B30E3E"/>
    <w:rsid w:val="00B37EB0"/>
    <w:rsid w:val="00B56F13"/>
    <w:rsid w:val="00B61AFC"/>
    <w:rsid w:val="00B61E84"/>
    <w:rsid w:val="00B65365"/>
    <w:rsid w:val="00B66D57"/>
    <w:rsid w:val="00B73C75"/>
    <w:rsid w:val="00B7494E"/>
    <w:rsid w:val="00B802E3"/>
    <w:rsid w:val="00B82079"/>
    <w:rsid w:val="00B85CD0"/>
    <w:rsid w:val="00B96728"/>
    <w:rsid w:val="00BA2B69"/>
    <w:rsid w:val="00BB36C2"/>
    <w:rsid w:val="00BB52D0"/>
    <w:rsid w:val="00BB791D"/>
    <w:rsid w:val="00BC0ADB"/>
    <w:rsid w:val="00BC17A3"/>
    <w:rsid w:val="00BC25EF"/>
    <w:rsid w:val="00BC67B0"/>
    <w:rsid w:val="00BC7845"/>
    <w:rsid w:val="00BD13B6"/>
    <w:rsid w:val="00BD5FBD"/>
    <w:rsid w:val="00BE1A79"/>
    <w:rsid w:val="00BE38D8"/>
    <w:rsid w:val="00BE5BAA"/>
    <w:rsid w:val="00BF4B6B"/>
    <w:rsid w:val="00BF6467"/>
    <w:rsid w:val="00BF7B64"/>
    <w:rsid w:val="00C0066D"/>
    <w:rsid w:val="00C027E3"/>
    <w:rsid w:val="00C07AB9"/>
    <w:rsid w:val="00C11BCA"/>
    <w:rsid w:val="00C12F62"/>
    <w:rsid w:val="00C13BAD"/>
    <w:rsid w:val="00C221FC"/>
    <w:rsid w:val="00C24A1F"/>
    <w:rsid w:val="00C25989"/>
    <w:rsid w:val="00C2759D"/>
    <w:rsid w:val="00C30428"/>
    <w:rsid w:val="00C43EEA"/>
    <w:rsid w:val="00C43FCB"/>
    <w:rsid w:val="00C4544D"/>
    <w:rsid w:val="00C46ED6"/>
    <w:rsid w:val="00C56DA7"/>
    <w:rsid w:val="00C63A81"/>
    <w:rsid w:val="00C65E47"/>
    <w:rsid w:val="00C71943"/>
    <w:rsid w:val="00C73E5F"/>
    <w:rsid w:val="00C74BA2"/>
    <w:rsid w:val="00C75954"/>
    <w:rsid w:val="00C76605"/>
    <w:rsid w:val="00C76FB0"/>
    <w:rsid w:val="00C770F7"/>
    <w:rsid w:val="00C8633F"/>
    <w:rsid w:val="00C86471"/>
    <w:rsid w:val="00C9138C"/>
    <w:rsid w:val="00C93051"/>
    <w:rsid w:val="00CA2321"/>
    <w:rsid w:val="00CB1FD5"/>
    <w:rsid w:val="00CB31DE"/>
    <w:rsid w:val="00CB4F43"/>
    <w:rsid w:val="00CC00FC"/>
    <w:rsid w:val="00CC1EF4"/>
    <w:rsid w:val="00CC3FC7"/>
    <w:rsid w:val="00CC7329"/>
    <w:rsid w:val="00CC7E74"/>
    <w:rsid w:val="00CD1949"/>
    <w:rsid w:val="00CD4B99"/>
    <w:rsid w:val="00CD6DE5"/>
    <w:rsid w:val="00CD7D29"/>
    <w:rsid w:val="00CE00EB"/>
    <w:rsid w:val="00CE5355"/>
    <w:rsid w:val="00CF3B5B"/>
    <w:rsid w:val="00CF4BFD"/>
    <w:rsid w:val="00CF5742"/>
    <w:rsid w:val="00D00BC8"/>
    <w:rsid w:val="00D049A3"/>
    <w:rsid w:val="00D07145"/>
    <w:rsid w:val="00D15962"/>
    <w:rsid w:val="00D1621C"/>
    <w:rsid w:val="00D174D4"/>
    <w:rsid w:val="00D21302"/>
    <w:rsid w:val="00D21997"/>
    <w:rsid w:val="00D22D4E"/>
    <w:rsid w:val="00D27D9B"/>
    <w:rsid w:val="00D3073C"/>
    <w:rsid w:val="00D36EEA"/>
    <w:rsid w:val="00D40284"/>
    <w:rsid w:val="00D43A54"/>
    <w:rsid w:val="00D44F5B"/>
    <w:rsid w:val="00D45BC4"/>
    <w:rsid w:val="00D46938"/>
    <w:rsid w:val="00D51E77"/>
    <w:rsid w:val="00D52503"/>
    <w:rsid w:val="00D62225"/>
    <w:rsid w:val="00D65FC9"/>
    <w:rsid w:val="00D72525"/>
    <w:rsid w:val="00D80DFE"/>
    <w:rsid w:val="00D8453C"/>
    <w:rsid w:val="00D86D9F"/>
    <w:rsid w:val="00D9159D"/>
    <w:rsid w:val="00D92775"/>
    <w:rsid w:val="00D94C8F"/>
    <w:rsid w:val="00DA4572"/>
    <w:rsid w:val="00DA4E47"/>
    <w:rsid w:val="00DA779F"/>
    <w:rsid w:val="00DB2E22"/>
    <w:rsid w:val="00DC0D3C"/>
    <w:rsid w:val="00DC4E4E"/>
    <w:rsid w:val="00DC748C"/>
    <w:rsid w:val="00DC7649"/>
    <w:rsid w:val="00DD5265"/>
    <w:rsid w:val="00DD5FB9"/>
    <w:rsid w:val="00DD635B"/>
    <w:rsid w:val="00DD7B98"/>
    <w:rsid w:val="00DE54D2"/>
    <w:rsid w:val="00DE7ED7"/>
    <w:rsid w:val="00DF1E12"/>
    <w:rsid w:val="00DF2597"/>
    <w:rsid w:val="00DF316D"/>
    <w:rsid w:val="00DF4FF1"/>
    <w:rsid w:val="00DF69F1"/>
    <w:rsid w:val="00DF7AB3"/>
    <w:rsid w:val="00E03724"/>
    <w:rsid w:val="00E07056"/>
    <w:rsid w:val="00E11979"/>
    <w:rsid w:val="00E137D2"/>
    <w:rsid w:val="00E1557C"/>
    <w:rsid w:val="00E216C8"/>
    <w:rsid w:val="00E22E7C"/>
    <w:rsid w:val="00E265C5"/>
    <w:rsid w:val="00E30211"/>
    <w:rsid w:val="00E31507"/>
    <w:rsid w:val="00E361A3"/>
    <w:rsid w:val="00E36801"/>
    <w:rsid w:val="00E37AF3"/>
    <w:rsid w:val="00E41D25"/>
    <w:rsid w:val="00E44C1B"/>
    <w:rsid w:val="00E47D1A"/>
    <w:rsid w:val="00E51BE7"/>
    <w:rsid w:val="00E5437E"/>
    <w:rsid w:val="00E5497F"/>
    <w:rsid w:val="00E55D05"/>
    <w:rsid w:val="00E57223"/>
    <w:rsid w:val="00E60CB0"/>
    <w:rsid w:val="00E65EB6"/>
    <w:rsid w:val="00E6641B"/>
    <w:rsid w:val="00E708C1"/>
    <w:rsid w:val="00E72139"/>
    <w:rsid w:val="00E73E41"/>
    <w:rsid w:val="00E748EE"/>
    <w:rsid w:val="00E752F6"/>
    <w:rsid w:val="00E7586F"/>
    <w:rsid w:val="00E7770A"/>
    <w:rsid w:val="00E808B6"/>
    <w:rsid w:val="00E866A3"/>
    <w:rsid w:val="00E91C30"/>
    <w:rsid w:val="00E93E70"/>
    <w:rsid w:val="00E95195"/>
    <w:rsid w:val="00E97017"/>
    <w:rsid w:val="00E97B36"/>
    <w:rsid w:val="00EA0676"/>
    <w:rsid w:val="00EA3603"/>
    <w:rsid w:val="00EA59E1"/>
    <w:rsid w:val="00EA6A63"/>
    <w:rsid w:val="00EB56BD"/>
    <w:rsid w:val="00EC0666"/>
    <w:rsid w:val="00EC0C69"/>
    <w:rsid w:val="00EC2BE6"/>
    <w:rsid w:val="00EC369B"/>
    <w:rsid w:val="00EC3E73"/>
    <w:rsid w:val="00EC4BF4"/>
    <w:rsid w:val="00EC5A24"/>
    <w:rsid w:val="00EC5E5D"/>
    <w:rsid w:val="00ED010A"/>
    <w:rsid w:val="00ED11B2"/>
    <w:rsid w:val="00EE0F28"/>
    <w:rsid w:val="00EE61BA"/>
    <w:rsid w:val="00EF23ED"/>
    <w:rsid w:val="00EF27D6"/>
    <w:rsid w:val="00EF2F1F"/>
    <w:rsid w:val="00EF5A0C"/>
    <w:rsid w:val="00EF79E6"/>
    <w:rsid w:val="00F03AAC"/>
    <w:rsid w:val="00F04EA3"/>
    <w:rsid w:val="00F07ABC"/>
    <w:rsid w:val="00F12B6E"/>
    <w:rsid w:val="00F12C3B"/>
    <w:rsid w:val="00F177A1"/>
    <w:rsid w:val="00F20CD2"/>
    <w:rsid w:val="00F274CF"/>
    <w:rsid w:val="00F31F5A"/>
    <w:rsid w:val="00F359C3"/>
    <w:rsid w:val="00F40278"/>
    <w:rsid w:val="00F46787"/>
    <w:rsid w:val="00F53031"/>
    <w:rsid w:val="00F56FD7"/>
    <w:rsid w:val="00F5714E"/>
    <w:rsid w:val="00F57260"/>
    <w:rsid w:val="00F5757F"/>
    <w:rsid w:val="00F60E60"/>
    <w:rsid w:val="00F6230F"/>
    <w:rsid w:val="00F62F1C"/>
    <w:rsid w:val="00F64C5A"/>
    <w:rsid w:val="00F6723B"/>
    <w:rsid w:val="00F7140C"/>
    <w:rsid w:val="00F71DEB"/>
    <w:rsid w:val="00F746FB"/>
    <w:rsid w:val="00F757DD"/>
    <w:rsid w:val="00F7738E"/>
    <w:rsid w:val="00F80737"/>
    <w:rsid w:val="00F87BAC"/>
    <w:rsid w:val="00F87E5A"/>
    <w:rsid w:val="00F96D6C"/>
    <w:rsid w:val="00FB04C0"/>
    <w:rsid w:val="00FB6901"/>
    <w:rsid w:val="00FC01A8"/>
    <w:rsid w:val="00FC2411"/>
    <w:rsid w:val="00FC2421"/>
    <w:rsid w:val="00FC645D"/>
    <w:rsid w:val="00FD5907"/>
    <w:rsid w:val="00FE1582"/>
    <w:rsid w:val="00FE3ABB"/>
    <w:rsid w:val="00FF109A"/>
    <w:rsid w:val="00FF26FE"/>
    <w:rsid w:val="00FF3958"/>
    <w:rsid w:val="00FF3CD3"/>
    <w:rsid w:val="00FF5C59"/>
    <w:rsid w:val="0A4460BB"/>
    <w:rsid w:val="17D5FF5F"/>
    <w:rsid w:val="1BC74E64"/>
    <w:rsid w:val="340B47F6"/>
    <w:rsid w:val="3454610F"/>
    <w:rsid w:val="400B1CE6"/>
    <w:rsid w:val="5027A4C0"/>
    <w:rsid w:val="66CD3E05"/>
    <w:rsid w:val="67CA9D5C"/>
    <w:rsid w:val="6B2425CE"/>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6E6EA"/>
  <w15:docId w15:val="{E659F78F-68EA-F046-B9DC-E95EE39D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437E"/>
    <w:pPr>
      <w:spacing w:line="360" w:lineRule="auto"/>
    </w:pPr>
    <w:rPr>
      <w:rFonts w:ascii="Helvetica" w:hAnsi="Helvetica"/>
      <w:sz w:val="22"/>
      <w:szCs w:val="24"/>
      <w:lang w:eastAsia="en-US"/>
    </w:rPr>
  </w:style>
  <w:style w:type="paragraph" w:styleId="Heading1">
    <w:name w:val="heading 1"/>
    <w:basedOn w:val="Normal"/>
    <w:next w:val="Normal"/>
    <w:autoRedefine/>
    <w:qFormat/>
    <w:rsid w:val="002C2341"/>
    <w:pPr>
      <w:keepNext/>
      <w:tabs>
        <w:tab w:val="left" w:pos="709"/>
      </w:tabs>
      <w:autoSpaceDE w:val="0"/>
      <w:autoSpaceDN w:val="0"/>
      <w:adjustRightInd w:val="0"/>
      <w:spacing w:after="120"/>
      <w:jc w:val="center"/>
      <w:outlineLvl w:val="0"/>
    </w:pPr>
    <w:rPr>
      <w:rFonts w:cs="Arial"/>
      <w:bCs/>
      <w:color w:val="003DA6"/>
      <w:sz w:val="56"/>
      <w:lang w:val="en-US"/>
    </w:rPr>
  </w:style>
  <w:style w:type="paragraph" w:styleId="Heading2">
    <w:name w:val="heading 2"/>
    <w:basedOn w:val="Normal"/>
    <w:next w:val="Normal"/>
    <w:link w:val="Heading2Char"/>
    <w:autoRedefine/>
    <w:qFormat/>
    <w:rsid w:val="00FB04C0"/>
    <w:pPr>
      <w:keepNext/>
      <w:tabs>
        <w:tab w:val="left" w:pos="567"/>
      </w:tabs>
      <w:spacing w:after="360"/>
      <w:contextualSpacing/>
      <w:outlineLvl w:val="1"/>
    </w:pPr>
    <w:rPr>
      <w:rFonts w:cs="Arial"/>
      <w:bCs/>
      <w:color w:val="003DA6"/>
      <w:sz w:val="44"/>
      <w:szCs w:val="20"/>
      <w:lang w:val="en-US"/>
    </w:rPr>
  </w:style>
  <w:style w:type="paragraph" w:styleId="Heading3">
    <w:name w:val="heading 3"/>
    <w:basedOn w:val="Normal"/>
    <w:next w:val="Normal"/>
    <w:autoRedefine/>
    <w:qFormat/>
    <w:rsid w:val="00FB04C0"/>
    <w:pPr>
      <w:keepNext/>
      <w:tabs>
        <w:tab w:val="left" w:pos="567"/>
        <w:tab w:val="left" w:pos="851"/>
      </w:tabs>
      <w:spacing w:before="120" w:after="240"/>
      <w:outlineLvl w:val="2"/>
    </w:pPr>
    <w:rPr>
      <w:bCs/>
      <w:color w:val="003DA6"/>
      <w:sz w:val="36"/>
      <w:lang w:val="en-US"/>
    </w:rPr>
  </w:style>
  <w:style w:type="paragraph" w:styleId="Heading4">
    <w:name w:val="heading 4"/>
    <w:basedOn w:val="Normal"/>
    <w:next w:val="Normal"/>
    <w:link w:val="Heading4Char"/>
    <w:qFormat/>
    <w:rsid w:val="00FB04C0"/>
    <w:pPr>
      <w:keepNext/>
      <w:autoSpaceDE w:val="0"/>
      <w:autoSpaceDN w:val="0"/>
      <w:adjustRightInd w:val="0"/>
      <w:spacing w:after="360"/>
      <w:jc w:val="both"/>
      <w:outlineLvl w:val="3"/>
    </w:pPr>
    <w:rPr>
      <w:bCs/>
      <w:color w:val="003DA6"/>
      <w:sz w:val="56"/>
      <w:lang w:val="en-US"/>
    </w:rPr>
  </w:style>
  <w:style w:type="paragraph" w:styleId="Heading5">
    <w:name w:val="heading 5"/>
    <w:basedOn w:val="Normal"/>
    <w:next w:val="Normal"/>
    <w:qFormat/>
    <w:rsid w:val="00C63A81"/>
    <w:pPr>
      <w:keepNext/>
      <w:tabs>
        <w:tab w:val="left" w:pos="432"/>
        <w:tab w:val="left" w:pos="720"/>
        <w:tab w:val="left" w:pos="1152"/>
        <w:tab w:val="left" w:pos="1440"/>
      </w:tabs>
      <w:autoSpaceDE w:val="0"/>
      <w:autoSpaceDN w:val="0"/>
      <w:adjustRightInd w:val="0"/>
      <w:ind w:left="-360"/>
      <w:outlineLvl w:val="4"/>
    </w:pPr>
    <w:rPr>
      <w:b/>
      <w:bCs/>
      <w:color w:val="000000"/>
      <w:sz w:val="28"/>
      <w:lang w:val="en-US"/>
    </w:rPr>
  </w:style>
  <w:style w:type="paragraph" w:styleId="Heading6">
    <w:name w:val="heading 6"/>
    <w:basedOn w:val="Normal"/>
    <w:next w:val="Normal"/>
    <w:qFormat/>
    <w:pPr>
      <w:keepNext/>
      <w:outlineLvl w:val="5"/>
    </w:pPr>
    <w:rPr>
      <w:b/>
      <w:bCs/>
      <w:color w:val="FFFFFF"/>
      <w:sz w:val="32"/>
      <w:szCs w:val="32"/>
      <w:lang w:val="fr-CA"/>
    </w:rPr>
  </w:style>
  <w:style w:type="paragraph" w:styleId="Heading7">
    <w:name w:val="heading 7"/>
    <w:basedOn w:val="Normal"/>
    <w:next w:val="Normal"/>
    <w:qFormat/>
    <w:rsid w:val="006E5984"/>
    <w:pPr>
      <w:keepNext/>
      <w:outlineLvl w:val="6"/>
    </w:pPr>
    <w:rPr>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rsid w:val="00530E34"/>
    <w:pPr>
      <w:tabs>
        <w:tab w:val="left" w:pos="8505"/>
      </w:tabs>
    </w:pPr>
    <w:rPr>
      <w:rFonts w:cs="Helvetica"/>
      <w:bCs/>
      <w:color w:val="808080"/>
      <w:lang w:val="en-US"/>
    </w:r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autoSpaceDE w:val="0"/>
      <w:autoSpaceDN w:val="0"/>
      <w:adjustRightInd w:val="0"/>
    </w:pPr>
    <w:rPr>
      <w:color w:val="000000"/>
      <w:lang w:val="en-US"/>
    </w:rPr>
  </w:style>
  <w:style w:type="paragraph" w:styleId="BodyText2">
    <w:name w:val="Body Text 2"/>
    <w:basedOn w:val="Normal"/>
    <w:pPr>
      <w:tabs>
        <w:tab w:val="left" w:pos="432"/>
        <w:tab w:val="left" w:pos="720"/>
        <w:tab w:val="left" w:pos="1152"/>
        <w:tab w:val="left" w:pos="1440"/>
      </w:tabs>
      <w:autoSpaceDE w:val="0"/>
      <w:autoSpaceDN w:val="0"/>
      <w:adjustRightInd w:val="0"/>
      <w:ind w:left="432"/>
      <w:jc w:val="both"/>
    </w:pPr>
    <w:rPr>
      <w:color w:val="000000"/>
      <w:lang w:val="en-US"/>
    </w:rPr>
  </w:style>
  <w:style w:type="paragraph" w:styleId="TOC1">
    <w:name w:val="toc 1"/>
    <w:basedOn w:val="Normal"/>
    <w:next w:val="Normal"/>
    <w:autoRedefine/>
    <w:uiPriority w:val="39"/>
    <w:rsid w:val="002F7232"/>
    <w:pPr>
      <w:framePr w:wrap="notBeside" w:vAnchor="text" w:hAnchor="text" w:y="1"/>
      <w:tabs>
        <w:tab w:val="right" w:leader="dot" w:pos="8789"/>
      </w:tabs>
      <w:spacing w:before="120"/>
      <w:ind w:left="198"/>
      <w:contextualSpacing/>
      <w:jc w:val="both"/>
    </w:pPr>
    <w:rPr>
      <w:bCs/>
      <w:noProof/>
      <w:color w:val="003DA6"/>
    </w:rPr>
  </w:style>
  <w:style w:type="paragraph" w:styleId="TOC2">
    <w:name w:val="toc 2"/>
    <w:basedOn w:val="Normal"/>
    <w:next w:val="Normal"/>
    <w:autoRedefine/>
    <w:uiPriority w:val="39"/>
    <w:rsid w:val="002F7232"/>
    <w:pPr>
      <w:framePr w:wrap="notBeside" w:vAnchor="text" w:hAnchor="text" w:y="1"/>
      <w:tabs>
        <w:tab w:val="left" w:pos="426"/>
        <w:tab w:val="left" w:pos="960"/>
        <w:tab w:val="right" w:leader="dot" w:pos="8789"/>
      </w:tabs>
      <w:spacing w:before="120"/>
      <w:ind w:left="198"/>
      <w:jc w:val="both"/>
    </w:pPr>
    <w:rPr>
      <w:bCs/>
      <w:noProof/>
      <w:color w:val="003DA6"/>
    </w:rPr>
  </w:style>
  <w:style w:type="paragraph" w:styleId="TOC3">
    <w:name w:val="toc 3"/>
    <w:basedOn w:val="Normal"/>
    <w:next w:val="Normal"/>
    <w:autoRedefine/>
    <w:uiPriority w:val="39"/>
    <w:rsid w:val="00123C96"/>
    <w:pPr>
      <w:tabs>
        <w:tab w:val="left" w:pos="993"/>
        <w:tab w:val="right" w:pos="8789"/>
      </w:tabs>
      <w:ind w:left="448"/>
      <w:jc w:val="both"/>
    </w:pPr>
    <w:rPr>
      <w:iCs/>
      <w:color w:val="003DA6"/>
    </w:rPr>
  </w:style>
  <w:style w:type="paragraph" w:styleId="TOC4">
    <w:name w:val="toc 4"/>
    <w:basedOn w:val="Normal"/>
    <w:next w:val="Normal"/>
    <w:autoRedefine/>
    <w:semiHidden/>
    <w:rsid w:val="009A780C"/>
    <w:pPr>
      <w:framePr w:wrap="notBeside" w:vAnchor="text" w:hAnchor="text" w:y="1"/>
      <w:ind w:left="720"/>
    </w:pPr>
    <w:rPr>
      <w:color w:val="2E3192"/>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color w:val="000000"/>
    </w:rPr>
  </w:style>
  <w:style w:type="character" w:styleId="Strong">
    <w:name w:val="Strong"/>
    <w:uiPriority w:val="22"/>
    <w:qFormat/>
    <w:rPr>
      <w:b/>
      <w:bCs/>
    </w:rPr>
  </w:style>
  <w:style w:type="paragraph" w:styleId="Title">
    <w:name w:val="Title"/>
    <w:basedOn w:val="Normal"/>
    <w:qFormat/>
    <w:rsid w:val="00114433"/>
    <w:pPr>
      <w:jc w:val="center"/>
    </w:pPr>
    <w:rPr>
      <w:rFonts w:cs="Arial"/>
      <w:bCs/>
      <w:color w:val="000000"/>
      <w:szCs w:val="20"/>
      <w:lang w:val="fr-CA"/>
    </w:rPr>
  </w:style>
  <w:style w:type="paragraph" w:styleId="BodyTextIndent2">
    <w:name w:val="Body Text Indent 2"/>
    <w:basedOn w:val="Normal"/>
    <w:pPr>
      <w:autoSpaceDE w:val="0"/>
      <w:autoSpaceDN w:val="0"/>
      <w:adjustRightInd w:val="0"/>
      <w:ind w:left="1440" w:hanging="720"/>
      <w:jc w:val="both"/>
    </w:pPr>
    <w:rPr>
      <w:color w:val="000000"/>
      <w:lang w:val="en-US"/>
    </w:rPr>
  </w:style>
  <w:style w:type="paragraph" w:styleId="BodyTextIndent3">
    <w:name w:val="Body Text Indent 3"/>
    <w:basedOn w:val="Normal"/>
    <w:pPr>
      <w:ind w:left="720"/>
      <w:jc w:val="both"/>
    </w:p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bCs/>
      <w:sz w:val="20"/>
      <w:szCs w:val="20"/>
    </w:rPr>
  </w:style>
  <w:style w:type="paragraph" w:styleId="BodyText3">
    <w:name w:val="Body Text 3"/>
    <w:basedOn w:val="Normal"/>
    <w:pPr>
      <w:jc w:val="both"/>
    </w:pPr>
  </w:style>
  <w:style w:type="character" w:styleId="PageNumber">
    <w:name w:val="page number"/>
    <w:basedOn w:val="DefaultParagraphFont"/>
  </w:style>
  <w:style w:type="paragraph" w:customStyle="1" w:styleId="Header4">
    <w:name w:val="Header 4"/>
    <w:basedOn w:val="Normal"/>
    <w:rsid w:val="00665CC1"/>
    <w:rPr>
      <w:rFonts w:ascii="Arial" w:hAnsi="Arial"/>
      <w:b/>
      <w:lang w:val="en-US"/>
    </w:rPr>
  </w:style>
  <w:style w:type="paragraph" w:customStyle="1" w:styleId="StyleJustified">
    <w:name w:val="Style Justified"/>
    <w:basedOn w:val="Normal"/>
    <w:rsid w:val="00B2561D"/>
    <w:pPr>
      <w:jc w:val="both"/>
    </w:pPr>
    <w:rPr>
      <w:szCs w:val="20"/>
      <w:lang w:val="en-US"/>
    </w:rPr>
  </w:style>
  <w:style w:type="paragraph" w:customStyle="1" w:styleId="mainpagetitle">
    <w:name w:val="mainpagetitle"/>
    <w:basedOn w:val="Normal"/>
    <w:rsid w:val="00B2561D"/>
    <w:pPr>
      <w:spacing w:before="100" w:beforeAutospacing="1" w:after="100" w:afterAutospacing="1"/>
    </w:pPr>
    <w:rPr>
      <w:rFonts w:ascii="Arial" w:eastAsia="Arial Unicode MS" w:hAnsi="Arial" w:cs="Arial"/>
      <w:b/>
      <w:bCs/>
      <w:color w:val="009999"/>
      <w:sz w:val="36"/>
      <w:szCs w:val="36"/>
      <w:lang w:val="en-GB"/>
    </w:rPr>
  </w:style>
  <w:style w:type="paragraph" w:styleId="Subtitle">
    <w:name w:val="Subtitle"/>
    <w:basedOn w:val="Normal"/>
    <w:next w:val="Normal"/>
    <w:link w:val="SubtitleChar"/>
    <w:qFormat/>
    <w:rsid w:val="00B2561D"/>
    <w:pPr>
      <w:numPr>
        <w:numId w:val="18"/>
      </w:numPr>
      <w:jc w:val="both"/>
    </w:pPr>
    <w:rPr>
      <w:rFonts w:ascii="Arial" w:hAnsi="Arial"/>
      <w:i/>
      <w:color w:val="000000"/>
    </w:rPr>
  </w:style>
  <w:style w:type="character" w:customStyle="1" w:styleId="SubtitleChar">
    <w:name w:val="Subtitle Char"/>
    <w:link w:val="Subtitle"/>
    <w:rsid w:val="00B2561D"/>
    <w:rPr>
      <w:rFonts w:ascii="Arial" w:hAnsi="Arial"/>
      <w:i/>
      <w:color w:val="000000"/>
      <w:sz w:val="24"/>
      <w:szCs w:val="24"/>
      <w:lang w:eastAsia="en-US" w:bidi="ar-SA"/>
    </w:rPr>
  </w:style>
  <w:style w:type="paragraph" w:customStyle="1" w:styleId="Normal1">
    <w:name w:val="Normal1"/>
    <w:rsid w:val="00EC5A24"/>
    <w:pPr>
      <w:spacing w:line="276" w:lineRule="auto"/>
    </w:pPr>
    <w:rPr>
      <w:rFonts w:ascii="Arial" w:hAnsi="Arial" w:cs="Arial"/>
      <w:color w:val="000000"/>
      <w:sz w:val="22"/>
      <w:szCs w:val="22"/>
      <w:lang w:val="fr-CA" w:eastAsia="fr-CA"/>
    </w:rPr>
  </w:style>
  <w:style w:type="character" w:customStyle="1" w:styleId="Heading4Char">
    <w:name w:val="Heading 4 Char"/>
    <w:link w:val="Heading4"/>
    <w:locked/>
    <w:rsid w:val="00FB04C0"/>
    <w:rPr>
      <w:rFonts w:ascii="Helvetica" w:hAnsi="Helvetica"/>
      <w:bCs/>
      <w:color w:val="003DA6"/>
      <w:sz w:val="56"/>
      <w:szCs w:val="24"/>
      <w:lang w:val="en-US" w:eastAsia="en-US"/>
    </w:rPr>
  </w:style>
  <w:style w:type="character" w:customStyle="1" w:styleId="Heading2Char">
    <w:name w:val="Heading 2 Char"/>
    <w:link w:val="Heading2"/>
    <w:rsid w:val="00FB04C0"/>
    <w:rPr>
      <w:rFonts w:ascii="Helvetica" w:hAnsi="Helvetica" w:cs="Arial"/>
      <w:bCs/>
      <w:color w:val="003DA6"/>
      <w:sz w:val="44"/>
      <w:lang w:val="en-US" w:eastAsia="en-US"/>
    </w:rPr>
  </w:style>
  <w:style w:type="paragraph" w:styleId="List3">
    <w:name w:val="List 3"/>
    <w:basedOn w:val="Normal"/>
    <w:rsid w:val="003509B2"/>
    <w:pPr>
      <w:spacing w:after="120"/>
      <w:ind w:left="720" w:hanging="360"/>
    </w:pPr>
    <w:rPr>
      <w:rFonts w:ascii="Arial" w:hAnsi="Arial"/>
      <w:sz w:val="20"/>
      <w:szCs w:val="20"/>
      <w:lang w:val="fr-CA" w:eastAsia="fr-CA"/>
    </w:rPr>
  </w:style>
  <w:style w:type="character" w:customStyle="1" w:styleId="FooterChar">
    <w:name w:val="Footer Char"/>
    <w:link w:val="Footer"/>
    <w:uiPriority w:val="99"/>
    <w:rsid w:val="00B2713F"/>
    <w:rPr>
      <w:sz w:val="24"/>
      <w:szCs w:val="24"/>
      <w:lang w:val="en-CA" w:eastAsia="en-US"/>
    </w:rPr>
  </w:style>
  <w:style w:type="paragraph" w:styleId="NoSpacing">
    <w:name w:val="No Spacing"/>
    <w:link w:val="NoSpacingChar"/>
    <w:uiPriority w:val="1"/>
    <w:qFormat/>
    <w:rsid w:val="00D21997"/>
    <w:pPr>
      <w:spacing w:line="360" w:lineRule="auto"/>
      <w:jc w:val="both"/>
    </w:pPr>
    <w:rPr>
      <w:rFonts w:ascii="Calibri" w:hAnsi="Calibri"/>
      <w:sz w:val="22"/>
      <w:szCs w:val="22"/>
      <w:lang w:val="en-US"/>
    </w:rPr>
  </w:style>
  <w:style w:type="character" w:customStyle="1" w:styleId="NoSpacingChar">
    <w:name w:val="No Spacing Char"/>
    <w:link w:val="NoSpacing"/>
    <w:uiPriority w:val="1"/>
    <w:rsid w:val="00D21997"/>
    <w:rPr>
      <w:rFonts w:ascii="Calibri" w:hAnsi="Calibri"/>
      <w:sz w:val="22"/>
      <w:szCs w:val="22"/>
      <w:lang w:val="en-US" w:eastAsia="zh-CN"/>
    </w:rPr>
  </w:style>
  <w:style w:type="table" w:styleId="TableGrid">
    <w:name w:val="Table Grid"/>
    <w:basedOn w:val="TableNormal"/>
    <w:uiPriority w:val="39"/>
    <w:rsid w:val="00FB6901"/>
    <w:pPr>
      <w:spacing w:line="360" w:lineRule="auto"/>
      <w:jc w:val="both"/>
    </w:pPr>
    <w:rPr>
      <w:rFonts w:ascii="Calibri" w:eastAsia="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7A8B"/>
    <w:pPr>
      <w:ind w:left="708"/>
    </w:pPr>
  </w:style>
  <w:style w:type="paragraph" w:styleId="TOCHeading">
    <w:name w:val="TOC Heading"/>
    <w:basedOn w:val="Heading1"/>
    <w:next w:val="Normal"/>
    <w:uiPriority w:val="39"/>
    <w:unhideWhenUsed/>
    <w:qFormat/>
    <w:rsid w:val="004554F9"/>
    <w:pPr>
      <w:keepLines/>
      <w:tabs>
        <w:tab w:val="clear" w:pos="709"/>
      </w:tabs>
      <w:autoSpaceDE/>
      <w:autoSpaceDN/>
      <w:adjustRightInd/>
      <w:spacing w:before="240" w:after="0" w:line="259" w:lineRule="auto"/>
      <w:jc w:val="left"/>
      <w:outlineLvl w:val="9"/>
    </w:pPr>
    <w:rPr>
      <w:rFonts w:ascii="Calibri Light" w:hAnsi="Calibri Light" w:cs="Times New Roman"/>
      <w:b/>
      <w:bCs w:val="0"/>
      <w:color w:val="2F5496"/>
      <w:sz w:val="32"/>
      <w:szCs w:val="32"/>
      <w:lang w:val="fr-CA" w:eastAsia="fr-CA"/>
    </w:rPr>
  </w:style>
  <w:style w:type="paragraph" w:styleId="BalloonText">
    <w:name w:val="Balloon Text"/>
    <w:basedOn w:val="Normal"/>
    <w:link w:val="BalloonTextChar"/>
    <w:rsid w:val="003470F0"/>
    <w:rPr>
      <w:rFonts w:ascii="Segoe UI" w:hAnsi="Segoe UI" w:cs="Segoe UI"/>
      <w:sz w:val="18"/>
      <w:szCs w:val="18"/>
    </w:rPr>
  </w:style>
  <w:style w:type="character" w:customStyle="1" w:styleId="BalloonTextChar">
    <w:name w:val="Balloon Text Char"/>
    <w:link w:val="BalloonText"/>
    <w:rsid w:val="003470F0"/>
    <w:rPr>
      <w:rFonts w:ascii="Segoe UI" w:hAnsi="Segoe UI" w:cs="Segoe UI"/>
      <w:sz w:val="18"/>
      <w:szCs w:val="18"/>
      <w:lang w:eastAsia="en-US"/>
    </w:rPr>
  </w:style>
  <w:style w:type="character" w:customStyle="1" w:styleId="HeaderChar">
    <w:name w:val="Header Char"/>
    <w:link w:val="Header"/>
    <w:uiPriority w:val="99"/>
    <w:rsid w:val="00FB04C0"/>
    <w:rPr>
      <w:rFonts w:ascii="Helvetica" w:hAnsi="Helvetica" w:cs="Helvetica"/>
      <w:bCs/>
      <w:color w:val="808080"/>
      <w:sz w:val="24"/>
      <w:szCs w:val="24"/>
      <w:lang w:val="en-US" w:eastAsia="en-US"/>
    </w:rPr>
  </w:style>
  <w:style w:type="character" w:customStyle="1" w:styleId="UnresolvedMention1">
    <w:name w:val="Unresolved Mention1"/>
    <w:uiPriority w:val="99"/>
    <w:semiHidden/>
    <w:unhideWhenUsed/>
    <w:rsid w:val="00FB04C0"/>
    <w:rPr>
      <w:color w:val="605E5C"/>
      <w:shd w:val="clear" w:color="auto" w:fill="E1DFDD"/>
    </w:rPr>
  </w:style>
  <w:style w:type="character" w:customStyle="1" w:styleId="counter">
    <w:name w:val="counter"/>
    <w:basedOn w:val="DefaultParagraphFont"/>
    <w:rsid w:val="006D5708"/>
  </w:style>
  <w:style w:type="character" w:customStyle="1" w:styleId="price-small">
    <w:name w:val="price-small"/>
    <w:basedOn w:val="DefaultParagraphFont"/>
    <w:rsid w:val="006D5708"/>
  </w:style>
  <w:style w:type="character" w:customStyle="1" w:styleId="wacimagecontainer">
    <w:name w:val="wacimagecontainer"/>
    <w:basedOn w:val="DefaultParagraphFont"/>
    <w:rsid w:val="000057D4"/>
  </w:style>
  <w:style w:type="paragraph" w:styleId="Revision">
    <w:name w:val="Revision"/>
    <w:hidden/>
    <w:uiPriority w:val="99"/>
    <w:semiHidden/>
    <w:rsid w:val="00726F2F"/>
    <w:rPr>
      <w:rFonts w:ascii="Helvetica" w:hAnsi="Helvetica"/>
      <w:sz w:val="22"/>
      <w:szCs w:val="24"/>
      <w:lang w:eastAsia="en-US"/>
    </w:rPr>
  </w:style>
  <w:style w:type="character" w:styleId="CommentReference">
    <w:name w:val="annotation reference"/>
    <w:basedOn w:val="DefaultParagraphFont"/>
    <w:rsid w:val="009D2522"/>
    <w:rPr>
      <w:sz w:val="16"/>
      <w:szCs w:val="16"/>
    </w:rPr>
  </w:style>
  <w:style w:type="paragraph" w:styleId="CommentText">
    <w:name w:val="annotation text"/>
    <w:basedOn w:val="Normal"/>
    <w:link w:val="CommentTextChar"/>
    <w:rsid w:val="009D2522"/>
    <w:pPr>
      <w:spacing w:line="240" w:lineRule="auto"/>
    </w:pPr>
    <w:rPr>
      <w:sz w:val="20"/>
      <w:szCs w:val="20"/>
    </w:rPr>
  </w:style>
  <w:style w:type="character" w:customStyle="1" w:styleId="CommentTextChar">
    <w:name w:val="Comment Text Char"/>
    <w:basedOn w:val="DefaultParagraphFont"/>
    <w:link w:val="CommentText"/>
    <w:rsid w:val="009D2522"/>
    <w:rPr>
      <w:rFonts w:ascii="Helvetica" w:hAnsi="Helvetica"/>
      <w:lang w:eastAsia="en-US"/>
    </w:rPr>
  </w:style>
  <w:style w:type="paragraph" w:styleId="CommentSubject">
    <w:name w:val="annotation subject"/>
    <w:basedOn w:val="CommentText"/>
    <w:next w:val="CommentText"/>
    <w:link w:val="CommentSubjectChar"/>
    <w:rsid w:val="009D2522"/>
    <w:rPr>
      <w:b/>
      <w:bCs/>
    </w:rPr>
  </w:style>
  <w:style w:type="character" w:customStyle="1" w:styleId="CommentSubjectChar">
    <w:name w:val="Comment Subject Char"/>
    <w:basedOn w:val="CommentTextChar"/>
    <w:link w:val="CommentSubject"/>
    <w:rsid w:val="009D2522"/>
    <w:rPr>
      <w:rFonts w:ascii="Helvetica" w:hAnsi="Helvetica"/>
      <w:b/>
      <w:bCs/>
      <w:lang w:eastAsia="en-US"/>
    </w:rPr>
  </w:style>
  <w:style w:type="character" w:styleId="UnresolvedMention">
    <w:name w:val="Unresolved Mention"/>
    <w:basedOn w:val="DefaultParagraphFont"/>
    <w:uiPriority w:val="99"/>
    <w:semiHidden/>
    <w:unhideWhenUsed/>
    <w:rsid w:val="00D72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9167">
      <w:bodyDiv w:val="1"/>
      <w:marLeft w:val="0"/>
      <w:marRight w:val="0"/>
      <w:marTop w:val="0"/>
      <w:marBottom w:val="0"/>
      <w:divBdr>
        <w:top w:val="none" w:sz="0" w:space="0" w:color="auto"/>
        <w:left w:val="none" w:sz="0" w:space="0" w:color="auto"/>
        <w:bottom w:val="none" w:sz="0" w:space="0" w:color="auto"/>
        <w:right w:val="none" w:sz="0" w:space="0" w:color="auto"/>
      </w:divBdr>
    </w:div>
    <w:div w:id="102771813">
      <w:bodyDiv w:val="1"/>
      <w:marLeft w:val="0"/>
      <w:marRight w:val="0"/>
      <w:marTop w:val="0"/>
      <w:marBottom w:val="0"/>
      <w:divBdr>
        <w:top w:val="none" w:sz="0" w:space="0" w:color="auto"/>
        <w:left w:val="none" w:sz="0" w:space="0" w:color="auto"/>
        <w:bottom w:val="none" w:sz="0" w:space="0" w:color="auto"/>
        <w:right w:val="none" w:sz="0" w:space="0" w:color="auto"/>
      </w:divBdr>
      <w:divsChild>
        <w:div w:id="753628055">
          <w:marLeft w:val="0"/>
          <w:marRight w:val="0"/>
          <w:marTop w:val="0"/>
          <w:marBottom w:val="0"/>
          <w:divBdr>
            <w:top w:val="none" w:sz="0" w:space="0" w:color="auto"/>
            <w:left w:val="none" w:sz="0" w:space="0" w:color="auto"/>
            <w:bottom w:val="none" w:sz="0" w:space="0" w:color="auto"/>
            <w:right w:val="none" w:sz="0" w:space="0" w:color="auto"/>
          </w:divBdr>
        </w:div>
        <w:div w:id="994265875">
          <w:marLeft w:val="0"/>
          <w:marRight w:val="0"/>
          <w:marTop w:val="0"/>
          <w:marBottom w:val="0"/>
          <w:divBdr>
            <w:top w:val="none" w:sz="0" w:space="0" w:color="auto"/>
            <w:left w:val="none" w:sz="0" w:space="0" w:color="auto"/>
            <w:bottom w:val="none" w:sz="0" w:space="0" w:color="auto"/>
            <w:right w:val="none" w:sz="0" w:space="0" w:color="auto"/>
          </w:divBdr>
          <w:divsChild>
            <w:div w:id="3212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4434">
      <w:bodyDiv w:val="1"/>
      <w:marLeft w:val="0"/>
      <w:marRight w:val="0"/>
      <w:marTop w:val="0"/>
      <w:marBottom w:val="0"/>
      <w:divBdr>
        <w:top w:val="none" w:sz="0" w:space="0" w:color="auto"/>
        <w:left w:val="none" w:sz="0" w:space="0" w:color="auto"/>
        <w:bottom w:val="none" w:sz="0" w:space="0" w:color="auto"/>
        <w:right w:val="none" w:sz="0" w:space="0" w:color="auto"/>
      </w:divBdr>
    </w:div>
    <w:div w:id="361638455">
      <w:bodyDiv w:val="1"/>
      <w:marLeft w:val="0"/>
      <w:marRight w:val="0"/>
      <w:marTop w:val="0"/>
      <w:marBottom w:val="0"/>
      <w:divBdr>
        <w:top w:val="none" w:sz="0" w:space="0" w:color="auto"/>
        <w:left w:val="none" w:sz="0" w:space="0" w:color="auto"/>
        <w:bottom w:val="none" w:sz="0" w:space="0" w:color="auto"/>
        <w:right w:val="none" w:sz="0" w:space="0" w:color="auto"/>
      </w:divBdr>
    </w:div>
    <w:div w:id="417487136">
      <w:bodyDiv w:val="1"/>
      <w:marLeft w:val="0"/>
      <w:marRight w:val="0"/>
      <w:marTop w:val="0"/>
      <w:marBottom w:val="0"/>
      <w:divBdr>
        <w:top w:val="none" w:sz="0" w:space="0" w:color="auto"/>
        <w:left w:val="none" w:sz="0" w:space="0" w:color="auto"/>
        <w:bottom w:val="none" w:sz="0" w:space="0" w:color="auto"/>
        <w:right w:val="none" w:sz="0" w:space="0" w:color="auto"/>
      </w:divBdr>
    </w:div>
    <w:div w:id="426198410">
      <w:bodyDiv w:val="1"/>
      <w:marLeft w:val="0"/>
      <w:marRight w:val="0"/>
      <w:marTop w:val="0"/>
      <w:marBottom w:val="0"/>
      <w:divBdr>
        <w:top w:val="none" w:sz="0" w:space="0" w:color="auto"/>
        <w:left w:val="none" w:sz="0" w:space="0" w:color="auto"/>
        <w:bottom w:val="none" w:sz="0" w:space="0" w:color="auto"/>
        <w:right w:val="none" w:sz="0" w:space="0" w:color="auto"/>
      </w:divBdr>
    </w:div>
    <w:div w:id="469176290">
      <w:bodyDiv w:val="1"/>
      <w:marLeft w:val="0"/>
      <w:marRight w:val="0"/>
      <w:marTop w:val="0"/>
      <w:marBottom w:val="0"/>
      <w:divBdr>
        <w:top w:val="none" w:sz="0" w:space="0" w:color="auto"/>
        <w:left w:val="none" w:sz="0" w:space="0" w:color="auto"/>
        <w:bottom w:val="none" w:sz="0" w:space="0" w:color="auto"/>
        <w:right w:val="none" w:sz="0" w:space="0" w:color="auto"/>
      </w:divBdr>
    </w:div>
    <w:div w:id="725614710">
      <w:bodyDiv w:val="1"/>
      <w:marLeft w:val="0"/>
      <w:marRight w:val="0"/>
      <w:marTop w:val="0"/>
      <w:marBottom w:val="0"/>
      <w:divBdr>
        <w:top w:val="none" w:sz="0" w:space="0" w:color="auto"/>
        <w:left w:val="none" w:sz="0" w:space="0" w:color="auto"/>
        <w:bottom w:val="none" w:sz="0" w:space="0" w:color="auto"/>
        <w:right w:val="none" w:sz="0" w:space="0" w:color="auto"/>
      </w:divBdr>
    </w:div>
    <w:div w:id="1005211014">
      <w:bodyDiv w:val="1"/>
      <w:marLeft w:val="0"/>
      <w:marRight w:val="0"/>
      <w:marTop w:val="0"/>
      <w:marBottom w:val="0"/>
      <w:divBdr>
        <w:top w:val="none" w:sz="0" w:space="0" w:color="auto"/>
        <w:left w:val="none" w:sz="0" w:space="0" w:color="auto"/>
        <w:bottom w:val="none" w:sz="0" w:space="0" w:color="auto"/>
        <w:right w:val="none" w:sz="0" w:space="0" w:color="auto"/>
      </w:divBdr>
    </w:div>
    <w:div w:id="1072042794">
      <w:bodyDiv w:val="1"/>
      <w:marLeft w:val="0"/>
      <w:marRight w:val="0"/>
      <w:marTop w:val="0"/>
      <w:marBottom w:val="0"/>
      <w:divBdr>
        <w:top w:val="none" w:sz="0" w:space="0" w:color="auto"/>
        <w:left w:val="none" w:sz="0" w:space="0" w:color="auto"/>
        <w:bottom w:val="none" w:sz="0" w:space="0" w:color="auto"/>
        <w:right w:val="none" w:sz="0" w:space="0" w:color="auto"/>
      </w:divBdr>
    </w:div>
    <w:div w:id="1458142695">
      <w:bodyDiv w:val="1"/>
      <w:marLeft w:val="0"/>
      <w:marRight w:val="0"/>
      <w:marTop w:val="0"/>
      <w:marBottom w:val="0"/>
      <w:divBdr>
        <w:top w:val="none" w:sz="0" w:space="0" w:color="auto"/>
        <w:left w:val="none" w:sz="0" w:space="0" w:color="auto"/>
        <w:bottom w:val="none" w:sz="0" w:space="0" w:color="auto"/>
        <w:right w:val="none" w:sz="0" w:space="0" w:color="auto"/>
      </w:divBdr>
      <w:divsChild>
        <w:div w:id="623661220">
          <w:marLeft w:val="0"/>
          <w:marRight w:val="0"/>
          <w:marTop w:val="0"/>
          <w:marBottom w:val="0"/>
          <w:divBdr>
            <w:top w:val="none" w:sz="0" w:space="0" w:color="auto"/>
            <w:left w:val="none" w:sz="0" w:space="0" w:color="auto"/>
            <w:bottom w:val="none" w:sz="0" w:space="0" w:color="auto"/>
            <w:right w:val="none" w:sz="0" w:space="0" w:color="auto"/>
          </w:divBdr>
        </w:div>
        <w:div w:id="660426715">
          <w:marLeft w:val="0"/>
          <w:marRight w:val="0"/>
          <w:marTop w:val="0"/>
          <w:marBottom w:val="0"/>
          <w:divBdr>
            <w:top w:val="none" w:sz="0" w:space="0" w:color="auto"/>
            <w:left w:val="none" w:sz="0" w:space="0" w:color="auto"/>
            <w:bottom w:val="none" w:sz="0" w:space="0" w:color="auto"/>
            <w:right w:val="none" w:sz="0" w:space="0" w:color="auto"/>
          </w:divBdr>
          <w:divsChild>
            <w:div w:id="9096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5740">
      <w:bodyDiv w:val="1"/>
      <w:marLeft w:val="0"/>
      <w:marRight w:val="0"/>
      <w:marTop w:val="0"/>
      <w:marBottom w:val="0"/>
      <w:divBdr>
        <w:top w:val="none" w:sz="0" w:space="0" w:color="auto"/>
        <w:left w:val="none" w:sz="0" w:space="0" w:color="auto"/>
        <w:bottom w:val="none" w:sz="0" w:space="0" w:color="auto"/>
        <w:right w:val="none" w:sz="0" w:space="0" w:color="auto"/>
      </w:divBdr>
    </w:div>
    <w:div w:id="1665552817">
      <w:bodyDiv w:val="1"/>
      <w:marLeft w:val="0"/>
      <w:marRight w:val="0"/>
      <w:marTop w:val="0"/>
      <w:marBottom w:val="0"/>
      <w:divBdr>
        <w:top w:val="none" w:sz="0" w:space="0" w:color="auto"/>
        <w:left w:val="none" w:sz="0" w:space="0" w:color="auto"/>
        <w:bottom w:val="none" w:sz="0" w:space="0" w:color="auto"/>
        <w:right w:val="none" w:sz="0" w:space="0" w:color="auto"/>
      </w:divBdr>
    </w:div>
    <w:div w:id="1803645448">
      <w:bodyDiv w:val="1"/>
      <w:marLeft w:val="0"/>
      <w:marRight w:val="0"/>
      <w:marTop w:val="0"/>
      <w:marBottom w:val="0"/>
      <w:divBdr>
        <w:top w:val="none" w:sz="0" w:space="0" w:color="auto"/>
        <w:left w:val="none" w:sz="0" w:space="0" w:color="auto"/>
        <w:bottom w:val="none" w:sz="0" w:space="0" w:color="auto"/>
        <w:right w:val="none" w:sz="0" w:space="0" w:color="auto"/>
      </w:divBdr>
    </w:div>
    <w:div w:id="212745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14A6F-24FA-4233-A975-628432646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5810</Words>
  <Characters>34828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Biztree Inc.</Company>
  <LinksUpToDate>false</LinksUpToDate>
  <CharactersWithSpaces>40557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Biztree Inc.</dc:creator>
  <cp:keywords/>
  <dc:description>© Copyright Biztree Inc. 2020.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dc:description>
  <cp:lastModifiedBy>raghad alsubaie</cp:lastModifiedBy>
  <cp:revision>3</cp:revision>
  <cp:lastPrinted>2024-11-14T11:29:00Z</cp:lastPrinted>
  <dcterms:created xsi:type="dcterms:W3CDTF">2024-12-23T10:03:00Z</dcterms:created>
  <dcterms:modified xsi:type="dcterms:W3CDTF">2024-12-23T10:37:00Z</dcterms:modified>
  <cp:category/>
</cp:coreProperties>
</file>